
<file path=[Content_Types].xml><?xml version="1.0" encoding="utf-8"?>
<Types xmlns="http://schemas.openxmlformats.org/package/2006/content-types">
  <Default Extension="jpg" ContentType="image/jpeg"/>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8ECA8" w14:textId="77777777" w:rsidR="00E226FB" w:rsidRDefault="00602C40">
      <w:pPr>
        <w:pStyle w:val="Title"/>
      </w:pPr>
      <w:r>
        <w:t xml:space="preserve">A high-repetition-rate, fast temperature programmed gas chromatograph and its </w:t>
      </w:r>
      <w:ins w:id="0" w:author="Prof. ER Rohwer" w:date="2019-07-17T14:51:00Z">
        <w:r w:rsidR="00770602">
          <w:t>on-line coupling to</w:t>
        </w:r>
      </w:ins>
      <w:ins w:id="1" w:author="Prof. ER Rohwer" w:date="2019-07-17T14:52:00Z">
        <w:r w:rsidR="00770602">
          <w:t xml:space="preserve"> a</w:t>
        </w:r>
      </w:ins>
      <w:ins w:id="2" w:author="Prof. ER Rohwer" w:date="2019-07-17T14:51:00Z">
        <w:r w:rsidR="00770602">
          <w:t xml:space="preserve"> supercritical fluid chromatograp</w:t>
        </w:r>
      </w:ins>
      <w:ins w:id="3" w:author="Prof. ER Rohwer" w:date="2019-07-17T14:52:00Z">
        <w:r w:rsidR="00770602">
          <w:t>h</w:t>
        </w:r>
      </w:ins>
      <w:ins w:id="4" w:author="Prof. ER Rohwer" w:date="2019-07-17T14:51:00Z">
        <w:r w:rsidR="00770602">
          <w:t xml:space="preserve"> (</w:t>
        </w:r>
        <w:proofErr w:type="spellStart"/>
        <w:r w:rsidR="00770602">
          <w:t>SFCxGC</w:t>
        </w:r>
        <w:proofErr w:type="spellEnd"/>
        <w:r w:rsidR="00770602">
          <w:t xml:space="preserve">) </w:t>
        </w:r>
      </w:ins>
      <w:del w:id="5" w:author="Prof. ER Rohwer" w:date="2019-07-17T14:51:00Z">
        <w:r w:rsidDel="00770602">
          <w:delText xml:space="preserve">application in comprehensive (supercritical fluid </w:delText>
        </w:r>
        <m:oMath>
          <m:r>
            <m:rPr>
              <m:sty m:val="bi"/>
            </m:rPr>
            <w:rPr>
              <w:rFonts w:ascii="Cambria Math" w:hAnsi="Cambria Math"/>
            </w:rPr>
            <m:t>×</m:t>
          </m:r>
        </m:oMath>
        <w:r w:rsidDel="00770602">
          <w:delText xml:space="preserve"> gas) chromatography</w:delText>
        </w:r>
      </w:del>
      <w:r>
        <w:t xml:space="preserve"> </w:t>
      </w:r>
    </w:p>
    <w:p w14:paraId="052BA9EC" w14:textId="77777777" w:rsidR="00E226FB" w:rsidRDefault="00602C40">
      <w:pPr>
        <w:pStyle w:val="Author"/>
      </w:pPr>
      <w:r>
        <w:t>D Malan</w:t>
      </w:r>
    </w:p>
    <w:p w14:paraId="772281BF" w14:textId="77777777" w:rsidR="00E226FB" w:rsidRDefault="00602C40">
      <w:pPr>
        <w:pStyle w:val="Author"/>
      </w:pPr>
      <w:r>
        <w:t>SJ van der Walt</w:t>
      </w:r>
    </w:p>
    <w:p w14:paraId="01D87361" w14:textId="77777777" w:rsidR="00E226FB" w:rsidRDefault="00602C40">
      <w:pPr>
        <w:pStyle w:val="Author"/>
      </w:pPr>
      <w:r>
        <w:t>ER Rohwer</w:t>
      </w:r>
    </w:p>
    <w:p w14:paraId="67CEEE6F" w14:textId="77777777" w:rsidR="00E226FB" w:rsidRDefault="00602C40">
      <w:pPr>
        <w:pStyle w:val="Abstract"/>
      </w:pPr>
      <w:r>
        <w:t>We present a fast gas chromatographic system that can be used as a second dimension in comprehensive</w:t>
      </w:r>
      <w:ins w:id="6" w:author="Prof. ER Rohwer" w:date="2019-07-17T15:07:00Z">
        <w:r w:rsidR="00370266">
          <w:t xml:space="preserve">ly </w:t>
        </w:r>
        <w:commentRangeStart w:id="7"/>
        <w:r w:rsidR="00370266">
          <w:t>coupled</w:t>
        </w:r>
      </w:ins>
      <w:commentRangeEnd w:id="7"/>
      <w:r w:rsidR="00E41F3A">
        <w:rPr>
          <w:rStyle w:val="CommentReference"/>
        </w:rPr>
        <w:commentReference w:id="7"/>
      </w:r>
      <w:ins w:id="8" w:author="Prof. ER Rohwer" w:date="2019-07-17T15:07:00Z">
        <w:r w:rsidR="00370266">
          <w:t xml:space="preserve"> </w:t>
        </w:r>
      </w:ins>
      <w:ins w:id="9" w:author="Prof. ER Rohwer" w:date="2019-07-17T15:08:00Z">
        <w:r w:rsidR="00370266">
          <w:t>supercritical</w:t>
        </w:r>
      </w:ins>
      <w:ins w:id="10" w:author="Prof. ER Rohwer" w:date="2019-07-17T15:07:00Z">
        <w:r w:rsidR="00370266">
          <w:t xml:space="preserve"> </w:t>
        </w:r>
      </w:ins>
      <w:ins w:id="11" w:author="Prof. ER Rohwer" w:date="2019-07-17T15:08:00Z">
        <w:r w:rsidR="00370266">
          <w:t xml:space="preserve">fluid and gas </w:t>
        </w:r>
      </w:ins>
      <w:del w:id="12" w:author="Prof. ER Rohwer" w:date="2019-07-17T15:08:00Z">
        <w:r w:rsidDel="00370266">
          <w:delText xml:space="preserve"> (supercritical fluid </w:delText>
        </w:r>
        <m:oMath>
          <m:r>
            <w:rPr>
              <w:rFonts w:ascii="Cambria Math" w:hAnsi="Cambria Math"/>
            </w:rPr>
            <m:t>×</m:t>
          </m:r>
        </m:oMath>
        <w:r w:rsidDel="00370266">
          <w:delText xml:space="preserve"> gas)</w:delText>
        </w:r>
      </w:del>
      <w:r>
        <w:t xml:space="preserve"> chromatography (SFC</w:t>
      </w:r>
      <m:oMath>
        <m:r>
          <w:rPr>
            <w:rFonts w:ascii="Cambria Math" w:hAnsi="Cambria Math"/>
          </w:rPr>
          <m:t>×</m:t>
        </m:r>
      </m:oMath>
      <w:r>
        <w:t>GC). The temperature of the short (1 metre long) capillary column is controlled by a resistively heated coaxial stainless steel tube. The electrical resistance and therefore temperature of the stainless steel tube is measured by continuous monitoring of the current/voltage ratio. Highly repeatable heating rates of up to 2100 C/min (35 C/s) are obtained, which should be sufficient for the most demanding fast chromatograms. To reduce the cooling time between temperature programs the column is cooled by injecting evaporating carbon dioxide into the space between the coaxial heater and the column. This gives cooling rates of 5100 C/min (85 C/s) which allows quick succession of temperature programs. More repeatable heating profiles with stable GC retention times together with faster cooling are significant improvements on previous SFC</w:t>
      </w:r>
      <m:oMath>
        <m:r>
          <w:rPr>
            <w:rFonts w:ascii="Cambria Math" w:hAnsi="Cambria Math"/>
          </w:rPr>
          <m:t>×</m:t>
        </m:r>
      </m:oMath>
      <w:r>
        <w:t>GC systems. Cycle times of four gas chromatograms per minute could readily be achieved, which allows efficient coupling</w:t>
      </w:r>
      <w:ins w:id="13" w:author="Prof. ER Rohwer" w:date="2019-07-17T15:10:00Z">
        <w:r w:rsidR="00370266">
          <w:t xml:space="preserve"> </w:t>
        </w:r>
        <w:commentRangeStart w:id="14"/>
        <w:r w:rsidR="00370266">
          <w:t>to</w:t>
        </w:r>
      </w:ins>
      <w:commentRangeEnd w:id="14"/>
      <w:r w:rsidR="00E41F3A">
        <w:rPr>
          <w:rStyle w:val="CommentReference"/>
        </w:rPr>
        <w:commentReference w:id="14"/>
      </w:r>
      <w:r>
        <w:t xml:space="preserve"> high resolution stop-flow SFC in the first dimension.</w:t>
      </w:r>
    </w:p>
    <w:p w14:paraId="089DF9E3" w14:textId="77777777" w:rsidR="00E226FB" w:rsidRDefault="00602C40">
      <w:pPr>
        <w:pStyle w:val="Abstract"/>
      </w:pPr>
      <w:r>
        <w:t>We demonstrate the fast chromatograph by separating fatty acid methyl esters by SFC</w:t>
      </w:r>
      <m:oMath>
        <m:r>
          <w:rPr>
            <w:rFonts w:ascii="Cambria Math" w:hAnsi="Cambria Math"/>
          </w:rPr>
          <m:t>×</m:t>
        </m:r>
      </m:oMath>
      <w:r>
        <w:t>GC chromatography, yielding fatty acid profile information which would be useful in the food and biodiesel industries.</w:t>
      </w:r>
    </w:p>
    <w:p w14:paraId="2F88309D" w14:textId="77777777" w:rsidR="00E226FB" w:rsidRDefault="00602C40">
      <w:pPr>
        <w:pStyle w:val="FirstParagraph"/>
      </w:pPr>
      <w:r>
        <w:t>82.80.Bg</w:t>
      </w:r>
    </w:p>
    <w:p w14:paraId="16BDC4E3" w14:textId="77777777" w:rsidR="00E226FB" w:rsidRDefault="00602C40">
      <w:pPr>
        <w:pStyle w:val="Heading1"/>
      </w:pPr>
      <w:r>
        <w:t>Introduction</w:t>
      </w:r>
    </w:p>
    <w:p w14:paraId="093707BE" w14:textId="77777777" w:rsidR="00E226FB" w:rsidRDefault="00602C40">
      <w:pPr>
        <w:pStyle w:val="FirstParagraph"/>
      </w:pPr>
      <w:r>
        <w:t>Speed of analysis is a most important criterion for any analytical system. Chromatography as an analytical technique is notoriously slow, compared to, say, some spectroscopic techniques.</w:t>
      </w:r>
    </w:p>
    <w:p w14:paraId="1F30BE3F" w14:textId="77777777" w:rsidR="00E226FB" w:rsidRDefault="00602C40">
      <w:pPr>
        <w:pStyle w:val="BodyText"/>
      </w:pPr>
      <w:r>
        <w:t>While it is of interest to (especially high-throughput) laboratories to reduce run times, at some point the faster chromatography starts outstripping the sample preparation capacity. Once the chromatographic run duration approaches the time it takes to prepare the sample, faster chromatography will not improve the sample throughput. Technology development in fast chromatography is therefore driven not by conventional injection-based chromatography, but by applications where no sample preparation is necessary and rapid results are needed.</w:t>
      </w:r>
    </w:p>
    <w:p w14:paraId="2BFF2F89" w14:textId="77777777" w:rsidR="00E226FB" w:rsidRDefault="00602C40">
      <w:pPr>
        <w:pStyle w:val="BodyText"/>
      </w:pPr>
      <w:r>
        <w:lastRenderedPageBreak/>
        <w:t>Examples of these would be headspace analysis for detecting explosives, drugs and fuel adulteration, monitoring anaesthetic agents in the breath of sedated patients, and in ‘electronic noses’ that can distinguish between frozen and chill-stored meat. Another application for fast gas chromatography is industrial process monitoring.</w:t>
      </w:r>
    </w:p>
    <w:p w14:paraId="77CF5A88" w14:textId="77777777" w:rsidR="00E226FB" w:rsidRDefault="00602C40">
      <w:pPr>
        <w:pStyle w:val="BodyText"/>
      </w:pPr>
      <w:r>
        <w:t xml:space="preserve">However, in the past two decades the major application for fast gas chromatography has not been in direct sample analysis, but in the analysis of fractions of eluate from chromatographic separations. This concept is called </w:t>
      </w:r>
      <w:r>
        <w:rPr>
          <w:i/>
        </w:rPr>
        <w:t>comprehensively coupled chromatography</w:t>
      </w:r>
      <w:r>
        <w:t>. For example, in comprehensively coupled gas chromatography (GC</w:t>
      </w:r>
      <m:oMath>
        <m:r>
          <w:rPr>
            <w:rFonts w:ascii="Cambria Math" w:hAnsi="Cambria Math"/>
          </w:rPr>
          <m:t>×</m:t>
        </m:r>
      </m:oMath>
      <w:r>
        <w:t xml:space="preserve">GC), fractions of a conventional gas chromatographic run are collected by a </w:t>
      </w:r>
      <w:r>
        <w:rPr>
          <w:i/>
        </w:rPr>
        <w:t>modulator</w:t>
      </w:r>
      <w:r>
        <w:t xml:space="preserve"> and then admitted to a second, fast gas chromatograph</w:t>
      </w:r>
      <w:ins w:id="15" w:author="Prof. ER Rohwer" w:date="2019-08-11T15:36:00Z">
        <w:r w:rsidR="00923B22">
          <w:t xml:space="preserve"> </w:t>
        </w:r>
        <w:commentRangeStart w:id="16"/>
        <w:r w:rsidR="00923B22">
          <w:t xml:space="preserve">[ref </w:t>
        </w:r>
        <w:proofErr w:type="spellStart"/>
        <w:r w:rsidR="00923B22">
          <w:t>phillips</w:t>
        </w:r>
        <w:proofErr w:type="spellEnd"/>
        <w:r w:rsidR="00923B22">
          <w:t xml:space="preserve"> et.al] </w:t>
        </w:r>
      </w:ins>
      <w:commentRangeEnd w:id="16"/>
      <w:r w:rsidR="00471311">
        <w:rPr>
          <w:rStyle w:val="CommentReference"/>
        </w:rPr>
        <w:commentReference w:id="16"/>
      </w:r>
      <w:r>
        <w:t>. GC</w:t>
      </w:r>
      <m:oMath>
        <m:r>
          <w:rPr>
            <w:rFonts w:ascii="Cambria Math" w:hAnsi="Cambria Math"/>
          </w:rPr>
          <m:t>×</m:t>
        </m:r>
      </m:oMath>
      <w:r>
        <w:t>GC has become well established: the annual GC</w:t>
      </w:r>
      <m:oMath>
        <m:r>
          <w:rPr>
            <w:rFonts w:ascii="Cambria Math" w:hAnsi="Cambria Math"/>
          </w:rPr>
          <m:t>×</m:t>
        </m:r>
      </m:oMath>
      <w:r>
        <w:t>GC Symposium is in its 15th year, and major reviews are published regularly.</w:t>
      </w:r>
    </w:p>
    <w:p w14:paraId="68D10359" w14:textId="77777777" w:rsidR="00E226FB" w:rsidRDefault="00602C40">
      <w:pPr>
        <w:pStyle w:val="BodyText"/>
      </w:pPr>
      <w:r>
        <w:t xml:space="preserve">In comprehensive 2D chromatography the second dimension chromatography must be </w:t>
      </w:r>
      <w:r>
        <w:rPr>
          <w:i/>
        </w:rPr>
        <w:t>fast</w:t>
      </w:r>
      <w:r>
        <w:t xml:space="preserve">. The theory and practice of improving the speed of GC is well developed. Typically, short columns and high carrier flows rates are used, which </w:t>
      </w:r>
      <w:commentRangeStart w:id="17"/>
      <w:r>
        <w:t>reduce</w:t>
      </w:r>
      <w:del w:id="18" w:author="Prof. ER Rohwer" w:date="2019-08-11T15:33:00Z">
        <w:r w:rsidDel="00923B22">
          <w:delText>s</w:delText>
        </w:r>
      </w:del>
      <w:commentRangeEnd w:id="17"/>
      <w:r w:rsidR="00E41F3A">
        <w:rPr>
          <w:rStyle w:val="CommentReference"/>
        </w:rPr>
        <w:commentReference w:id="17"/>
      </w:r>
      <w:ins w:id="19" w:author="Prof. ER Rohwer" w:date="2019-08-11T15:33:00Z">
        <w:r w:rsidR="00923B22">
          <w:t xml:space="preserve"> </w:t>
        </w:r>
        <w:proofErr w:type="spellStart"/>
        <w:r w:rsidR="00923B22">
          <w:t>reduce</w:t>
        </w:r>
        <w:proofErr w:type="spellEnd"/>
        <w:r w:rsidR="00923B22">
          <w:t xml:space="preserve"> retention times</w:t>
        </w:r>
      </w:ins>
      <w:r>
        <w:t xml:space="preserve"> </w:t>
      </w:r>
      <w:del w:id="20" w:author="Prof. ER Rohwer" w:date="2019-08-11T15:33:00Z">
        <w:r w:rsidDel="00923B22">
          <w:delText>chro</w:delText>
        </w:r>
      </w:del>
      <w:del w:id="21" w:author="Prof. ER Rohwer" w:date="2019-08-11T15:34:00Z">
        <w:r w:rsidDel="00923B22">
          <w:delText>matographic runs</w:delText>
        </w:r>
      </w:del>
      <w:r>
        <w:t xml:space="preserve"> by reducing the void time. The use of narrow-bore columns and thin films reduce run times by improving mass transfer between the mobile and </w:t>
      </w:r>
      <w:proofErr w:type="gramStart"/>
      <w:r>
        <w:t>stationery</w:t>
      </w:r>
      <w:proofErr w:type="gramEnd"/>
      <w:r>
        <w:t xml:space="preserve"> phases, allowing higher</w:t>
      </w:r>
      <w:ins w:id="22" w:author="Prof. ER Rohwer" w:date="2019-08-11T15:32:00Z">
        <w:r w:rsidR="00923B22">
          <w:t xml:space="preserve"> </w:t>
        </w:r>
        <w:commentRangeStart w:id="23"/>
        <w:r w:rsidR="00923B22">
          <w:t>linear</w:t>
        </w:r>
      </w:ins>
      <w:r>
        <w:t xml:space="preserve"> </w:t>
      </w:r>
      <w:commentRangeEnd w:id="23"/>
      <w:r w:rsidR="00E41F3A">
        <w:rPr>
          <w:rStyle w:val="CommentReference"/>
        </w:rPr>
        <w:commentReference w:id="23"/>
      </w:r>
      <w:r>
        <w:t>flow rates of the carrier gas.</w:t>
      </w:r>
    </w:p>
    <w:p w14:paraId="357A558F" w14:textId="77777777" w:rsidR="00E226FB" w:rsidRDefault="00602C40">
      <w:pPr>
        <w:pStyle w:val="BodyText"/>
      </w:pPr>
      <w:r>
        <w:t xml:space="preserve">Comprehensively coupled chromatography depends on </w:t>
      </w:r>
      <w:r>
        <w:rPr>
          <w:i/>
        </w:rPr>
        <w:t>orthogonality</w:t>
      </w:r>
      <w:r>
        <w:t>: the second dimension (</w:t>
      </w:r>
      <m:oMath>
        <m:sSup>
          <m:sSupPr>
            <m:ctrlPr>
              <w:rPr>
                <w:rFonts w:ascii="Cambria Math" w:hAnsi="Cambria Math"/>
              </w:rPr>
            </m:ctrlPr>
          </m:sSupPr>
          <m:e>
            <m:r>
              <w:rPr>
                <w:rFonts w:ascii="Cambria Math" w:hAnsi="Cambria Math"/>
              </w:rPr>
              <m:t>​</m:t>
            </m:r>
          </m:e>
          <m:sup>
            <m:r>
              <w:rPr>
                <w:rFonts w:ascii="Cambria Math" w:hAnsi="Cambria Math"/>
              </w:rPr>
              <m:t>2</m:t>
            </m:r>
          </m:sup>
        </m:sSup>
      </m:oMath>
      <w:r>
        <w:t>D) separation must have a different mechanism than that of the first dimension (</w:t>
      </w:r>
      <m:oMath>
        <m:sSup>
          <m:sSupPr>
            <m:ctrlPr>
              <w:rPr>
                <w:rFonts w:ascii="Cambria Math" w:hAnsi="Cambria Math"/>
              </w:rPr>
            </m:ctrlPr>
          </m:sSupPr>
          <m:e>
            <m:r>
              <w:rPr>
                <w:rFonts w:ascii="Cambria Math" w:hAnsi="Cambria Math"/>
              </w:rPr>
              <m:t>​</m:t>
            </m:r>
          </m:e>
          <m:sup>
            <m:r>
              <w:rPr>
                <w:rFonts w:ascii="Cambria Math" w:hAnsi="Cambria Math"/>
              </w:rPr>
              <m:t>1</m:t>
            </m:r>
          </m:sup>
        </m:sSup>
      </m:oMath>
      <w:r>
        <w:t>D) separation</w:t>
      </w:r>
      <w:ins w:id="24" w:author="Prof. ER Rohwer" w:date="2019-08-11T15:35:00Z">
        <w:r w:rsidR="00923B22">
          <w:t xml:space="preserve"> </w:t>
        </w:r>
        <w:bookmarkStart w:id="25" w:name="_GoBack"/>
        <w:commentRangeStart w:id="26"/>
        <w:r w:rsidR="00923B22">
          <w:t>[ref]</w:t>
        </w:r>
      </w:ins>
      <w:r>
        <w:t xml:space="preserve">. </w:t>
      </w:r>
      <w:bookmarkEnd w:id="25"/>
      <w:commentRangeEnd w:id="26"/>
      <w:r w:rsidR="00CA24F6">
        <w:rPr>
          <w:rStyle w:val="CommentReference"/>
        </w:rPr>
        <w:commentReference w:id="26"/>
      </w:r>
      <w:r>
        <w:t xml:space="preserve">The higher the orthogonality, the better the </w:t>
      </w:r>
      <w:r>
        <w:rPr>
          <w:i/>
        </w:rPr>
        <w:t>separation space</w:t>
      </w:r>
      <w:r>
        <w:t xml:space="preserve"> offered by the system. The different separation mechanisms that determine orthogonality are usually provided by the different stationary phases offered by column manufacturers, but it is also possible to use a different form of chromatography as a first dimension: liquid chromatography has been used as a first dimension in LC</w:t>
      </w:r>
      <m:oMath>
        <m:r>
          <w:rPr>
            <w:rFonts w:ascii="Cambria Math" w:hAnsi="Cambria Math"/>
          </w:rPr>
          <m:t>×</m:t>
        </m:r>
      </m:oMath>
      <w:r>
        <w:t>GC</w:t>
      </w:r>
      <w:ins w:id="27" w:author="Prof. ER Rohwer" w:date="2019-08-11T15:36:00Z">
        <w:r w:rsidR="00721CD4">
          <w:t xml:space="preserve"> </w:t>
        </w:r>
        <w:commentRangeStart w:id="28"/>
        <w:r w:rsidR="00721CD4">
          <w:t>ref</w:t>
        </w:r>
      </w:ins>
      <w:commentRangeEnd w:id="28"/>
      <w:r w:rsidR="00E41F3A">
        <w:rPr>
          <w:rStyle w:val="CommentReference"/>
        </w:rPr>
        <w:commentReference w:id="28"/>
      </w:r>
      <w:r>
        <w:t>, and in our laboratory we are developing SFC</w:t>
      </w:r>
      <m:oMath>
        <m:r>
          <w:rPr>
            <w:rFonts w:ascii="Cambria Math" w:hAnsi="Cambria Math"/>
          </w:rPr>
          <m:t>×</m:t>
        </m:r>
      </m:oMath>
      <w:r>
        <w:t>GC instrumentation</w:t>
      </w:r>
      <w:ins w:id="29" w:author="Prof. ER Rohwer" w:date="2019-08-11T15:36:00Z">
        <w:r w:rsidR="00721CD4">
          <w:t xml:space="preserve"> </w:t>
        </w:r>
        <w:commentRangeStart w:id="30"/>
        <w:r w:rsidR="00721CD4">
          <w:t>ref</w:t>
        </w:r>
      </w:ins>
      <w:commentRangeEnd w:id="30"/>
      <w:r w:rsidR="00E41F3A">
        <w:rPr>
          <w:rStyle w:val="CommentReference"/>
        </w:rPr>
        <w:commentReference w:id="30"/>
      </w:r>
      <w:r>
        <w:t>.</w:t>
      </w:r>
    </w:p>
    <w:p w14:paraId="31311BD4" w14:textId="77777777" w:rsidR="00E226FB" w:rsidRDefault="00602C40">
      <w:pPr>
        <w:pStyle w:val="BodyText"/>
      </w:pPr>
      <w:r>
        <w:t xml:space="preserve">If a chromatographic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 separation is highly orthogonal to the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D separation, then we will run into the </w:t>
      </w:r>
      <w:r>
        <w:rPr>
          <w:i/>
        </w:rPr>
        <w:t xml:space="preserve">general elution </w:t>
      </w:r>
      <w:commentRangeStart w:id="31"/>
      <w:proofErr w:type="spellStart"/>
      <w:r>
        <w:rPr>
          <w:i/>
        </w:rPr>
        <w:t>problem</w:t>
      </w:r>
      <w:ins w:id="32" w:author="Prof. ER Rohwer" w:date="2019-08-11T15:37:00Z">
        <w:r w:rsidR="00721CD4">
          <w:rPr>
            <w:i/>
          </w:rPr>
          <w:t>ref</w:t>
        </w:r>
      </w:ins>
      <w:commentRangeEnd w:id="31"/>
      <w:proofErr w:type="spellEnd"/>
      <w:r w:rsidR="00E41F3A">
        <w:rPr>
          <w:rStyle w:val="CommentReference"/>
        </w:rPr>
        <w:commentReference w:id="31"/>
      </w:r>
      <w:r>
        <w:t>: it becomes unlikely that one set of acceptable operating conditions (temperature, flow and stationary phase) will give acceptable (fast enough and with adequate resolution) separation.</w:t>
      </w:r>
    </w:p>
    <w:p w14:paraId="4405556E" w14:textId="77777777" w:rsidR="00E226FB" w:rsidRDefault="00602C40">
      <w:pPr>
        <w:pStyle w:val="BodyText"/>
      </w:pPr>
      <w:r>
        <w:t>In GC</w:t>
      </w:r>
      <m:oMath>
        <m:r>
          <w:rPr>
            <w:rFonts w:ascii="Cambria Math" w:hAnsi="Cambria Math"/>
          </w:rPr>
          <m:t>×</m:t>
        </m:r>
      </m:oMath>
      <w:r>
        <w:t xml:space="preserve">GC as it is practised today, this has become a real problem. </w:t>
      </w:r>
      <w:r>
        <w:rPr>
          <w:i/>
        </w:rPr>
        <w:t>Wraparound</w:t>
      </w:r>
      <w:r>
        <w:t xml:space="preserve"> </w:t>
      </w:r>
      <w:commentRangeStart w:id="33"/>
      <w:ins w:id="34" w:author="Prof. ER Rohwer" w:date="2019-08-11T15:37:00Z">
        <w:r w:rsidR="00721CD4">
          <w:t>ref</w:t>
        </w:r>
      </w:ins>
      <w:commentRangeEnd w:id="33"/>
      <w:r w:rsidR="00E41F3A">
        <w:rPr>
          <w:rStyle w:val="CommentReference"/>
        </w:rPr>
        <w:commentReference w:id="33"/>
      </w:r>
      <w:ins w:id="35" w:author="Prof. ER Rohwer" w:date="2019-08-11T15:37:00Z">
        <w:r w:rsidR="00721CD4">
          <w:t xml:space="preserve"> </w:t>
        </w:r>
      </w:ins>
      <w:r>
        <w:t>is a well-known phenomenon in GC</w:t>
      </w:r>
      <m:oMath>
        <m:r>
          <w:rPr>
            <w:rFonts w:ascii="Cambria Math" w:hAnsi="Cambria Math"/>
          </w:rPr>
          <m:t>×</m:t>
        </m:r>
      </m:oMath>
      <w:r>
        <w:t xml:space="preserve">GC. Wraparound happens when a peak or peaks elute ‘late’ on the second dimension, so late that the next modulation period has already started before its elution and the peak appears on the next </w:t>
      </w:r>
      <m:oMath>
        <m:sSup>
          <m:sSupPr>
            <m:ctrlPr>
              <w:rPr>
                <w:rFonts w:ascii="Cambria Math" w:hAnsi="Cambria Math"/>
              </w:rPr>
            </m:ctrlPr>
          </m:sSupPr>
          <m:e>
            <m:r>
              <w:rPr>
                <w:rFonts w:ascii="Cambria Math" w:hAnsi="Cambria Math"/>
              </w:rPr>
              <m:t>​</m:t>
            </m:r>
          </m:e>
          <m:sup>
            <m:r>
              <w:rPr>
                <w:rFonts w:ascii="Cambria Math" w:hAnsi="Cambria Math"/>
              </w:rPr>
              <m:t>2</m:t>
            </m:r>
          </m:sup>
        </m:sSup>
      </m:oMath>
      <w:r>
        <w:t>D chromatogram.</w:t>
      </w:r>
    </w:p>
    <w:p w14:paraId="1BAB2665" w14:textId="77777777" w:rsidR="00E226FB" w:rsidRDefault="00602C40">
      <w:pPr>
        <w:pStyle w:val="BodyText"/>
      </w:pPr>
      <w:r>
        <w:t>If wraparound is a problem in GC</w:t>
      </w:r>
      <m:oMath>
        <m:r>
          <w:rPr>
            <w:rFonts w:ascii="Cambria Math" w:hAnsi="Cambria Math"/>
          </w:rPr>
          <m:t>×</m:t>
        </m:r>
      </m:oMath>
      <w:r>
        <w:t>GC, it becomes inevitable in SFC</w:t>
      </w:r>
      <m:oMath>
        <m:r>
          <w:rPr>
            <w:rFonts w:ascii="Cambria Math" w:hAnsi="Cambria Math"/>
          </w:rPr>
          <m:t>×</m:t>
        </m:r>
      </m:oMath>
      <w:r>
        <w:t>GC. The first dimension (SFC) does not normally separate compounds in a way that correlates with vapour pressure. Indeed, SFC is particularly good in performing group-type separations, where compounds with a wide range of boiling points elute together</w:t>
      </w:r>
      <w:ins w:id="36" w:author="Prof. ER Rohwer" w:date="2019-08-11T15:38:00Z">
        <w:r w:rsidR="00721CD4">
          <w:t xml:space="preserve"> </w:t>
        </w:r>
        <w:commentRangeStart w:id="37"/>
        <w:r w:rsidR="00721CD4">
          <w:t>ref</w:t>
        </w:r>
      </w:ins>
      <w:commentRangeEnd w:id="37"/>
      <w:r w:rsidR="00E41F3A">
        <w:rPr>
          <w:rStyle w:val="CommentReference"/>
        </w:rPr>
        <w:commentReference w:id="37"/>
      </w:r>
      <w:r>
        <w:t>.</w:t>
      </w:r>
    </w:p>
    <w:p w14:paraId="0FECA478" w14:textId="77777777" w:rsidR="00E226FB" w:rsidRDefault="00602C40">
      <w:pPr>
        <w:pStyle w:val="Heading2"/>
      </w:pPr>
      <w:bookmarkStart w:id="38" w:name="column-heating-for-gas-chromatography"/>
      <w:r>
        <w:lastRenderedPageBreak/>
        <w:t>Column heating for gas chromatography</w:t>
      </w:r>
      <w:bookmarkEnd w:id="38"/>
    </w:p>
    <w:p w14:paraId="046E56C8" w14:textId="77777777" w:rsidR="00E226FB" w:rsidRDefault="00602C40">
      <w:pPr>
        <w:pStyle w:val="FirstParagraph"/>
      </w:pPr>
      <w:r>
        <w:t xml:space="preserve">In GC the usual solution to the general elution problem is temperature programming, </w:t>
      </w:r>
      <w:r>
        <w:rPr>
          <w:i/>
        </w:rPr>
        <w:t>i.e.</w:t>
      </w:r>
      <w:r>
        <w:t xml:space="preserve"> increasing the temperature of the column throughout the duration of the chromatograpic run. Temperature programming decreases the retention times of late-eluting analytes without sacrificing the resolution of early-eluting analytes. Instrument manufacturers have mastered the art of temperature programming, and today the vast majority of 1D gas chromatography uses temperature programming.</w:t>
      </w:r>
    </w:p>
    <w:p w14:paraId="1803D933" w14:textId="77777777" w:rsidR="00E226FB" w:rsidRDefault="00602C40">
      <w:pPr>
        <w:pStyle w:val="BodyText"/>
      </w:pPr>
      <w:r>
        <w:t xml:space="preserve">However, implementing temperature programming in the fast </w:t>
      </w:r>
      <m:oMath>
        <m:sSup>
          <m:sSupPr>
            <m:ctrlPr>
              <w:rPr>
                <w:rFonts w:ascii="Cambria Math" w:hAnsi="Cambria Math"/>
              </w:rPr>
            </m:ctrlPr>
          </m:sSupPr>
          <m:e>
            <m:r>
              <w:rPr>
                <w:rFonts w:ascii="Cambria Math" w:hAnsi="Cambria Math"/>
              </w:rPr>
              <m:t>​</m:t>
            </m:r>
          </m:e>
          <m:sup>
            <m:r>
              <w:rPr>
                <w:rFonts w:ascii="Cambria Math" w:hAnsi="Cambria Math"/>
              </w:rPr>
              <m:t>2</m:t>
            </m:r>
          </m:sup>
        </m:sSup>
      </m:oMath>
      <w:r>
        <w:t>D GC poses some challenges. Since the recommended heating rate for temperature programmed chromatography is around 10 C per void time</w:t>
      </w:r>
      <w:ins w:id="39" w:author="Prof. ER Rohwer" w:date="2019-08-11T15:40:00Z">
        <w:r w:rsidR="00721CD4">
          <w:t xml:space="preserve"> </w:t>
        </w:r>
        <w:commentRangeStart w:id="40"/>
        <w:r w:rsidR="00721CD4">
          <w:t>ref</w:t>
        </w:r>
      </w:ins>
      <w:commentRangeEnd w:id="40"/>
      <w:r w:rsidR="00E41F3A">
        <w:rPr>
          <w:rStyle w:val="CommentReference"/>
        </w:rPr>
        <w:commentReference w:id="40"/>
      </w:r>
      <w:r>
        <w:t>, the short void times of fast chromatography imply that high heating rates are required. Conventional air-bath GC ovens cannot attain these high heating rates, and therefore specialized column heating is required. Resistive heating by electric current offers a simple method, as reviewed</w:t>
      </w:r>
      <w:ins w:id="41" w:author="Prof. ER Rohwer" w:date="2019-08-11T15:40:00Z">
        <w:r w:rsidR="00721CD4">
          <w:t xml:space="preserve"> </w:t>
        </w:r>
        <w:commentRangeStart w:id="42"/>
        <w:r w:rsidR="00721CD4">
          <w:t>ref</w:t>
        </w:r>
      </w:ins>
      <w:commentRangeEnd w:id="42"/>
      <w:r w:rsidR="00E41F3A">
        <w:rPr>
          <w:rStyle w:val="CommentReference"/>
        </w:rPr>
        <w:commentReference w:id="42"/>
      </w:r>
      <w:r>
        <w:t>, and a recent paper describes the elimination of wraparound in GC</w:t>
      </w:r>
      <m:oMath>
        <m:r>
          <w:rPr>
            <w:rFonts w:ascii="Cambria Math" w:hAnsi="Cambria Math"/>
          </w:rPr>
          <m:t>×</m:t>
        </m:r>
      </m:oMath>
      <w:r>
        <w:t xml:space="preserve">GC of diesel samples using resistive heating to implement a simple temperature program in the </w:t>
      </w:r>
      <m:oMath>
        <m:sSup>
          <m:sSupPr>
            <m:ctrlPr>
              <w:rPr>
                <w:rFonts w:ascii="Cambria Math" w:hAnsi="Cambria Math"/>
              </w:rPr>
            </m:ctrlPr>
          </m:sSupPr>
          <m:e>
            <m:r>
              <w:rPr>
                <w:rFonts w:ascii="Cambria Math" w:hAnsi="Cambria Math"/>
              </w:rPr>
              <m:t>​</m:t>
            </m:r>
          </m:e>
          <m:sup>
            <m:r>
              <w:rPr>
                <w:rFonts w:ascii="Cambria Math" w:hAnsi="Cambria Math"/>
              </w:rPr>
              <m:t>2</m:t>
            </m:r>
          </m:sup>
        </m:sSup>
      </m:oMath>
      <w:r>
        <w:t>D column</w:t>
      </w:r>
      <w:ins w:id="43" w:author="Prof. ER Rohwer" w:date="2019-08-11T15:40:00Z">
        <w:r w:rsidR="00721CD4">
          <w:t xml:space="preserve"> </w:t>
        </w:r>
        <w:commentRangeStart w:id="44"/>
        <w:r w:rsidR="00721CD4">
          <w:t>ref</w:t>
        </w:r>
      </w:ins>
      <w:commentRangeEnd w:id="44"/>
      <w:r w:rsidR="00E41F3A">
        <w:rPr>
          <w:rStyle w:val="CommentReference"/>
        </w:rPr>
        <w:commentReference w:id="44"/>
      </w:r>
      <w:r>
        <w:t>.</w:t>
      </w:r>
    </w:p>
    <w:p w14:paraId="66B04940" w14:textId="77777777" w:rsidR="00E226FB" w:rsidRDefault="00602C40">
      <w:pPr>
        <w:pStyle w:val="BodyText"/>
      </w:pPr>
      <w:r>
        <w:t>Of the three broad classes of resistive heating of capillary columns identified (</w:t>
      </w:r>
      <w:r>
        <w:rPr>
          <w:i/>
        </w:rPr>
        <w:t>i.e.</w:t>
      </w:r>
      <w:r>
        <w:t xml:space="preserve"> (1) direct heating of a metal column or conductive coating on the column, (2) coaxial heating by a conductive tube around the column, (3) collinear heating by a heating element parallel to the column), we have experience with direct heating and coaxial heating.</w:t>
      </w:r>
    </w:p>
    <w:p w14:paraId="13F70048" w14:textId="414B7918" w:rsidR="00E226FB" w:rsidRDefault="00602C40">
      <w:pPr>
        <w:pStyle w:val="BodyText"/>
      </w:pPr>
      <w:r>
        <w:t>In previous work in our laboratories a resistively heated metal column was used</w:t>
      </w:r>
      <w:ins w:id="45" w:author="Prof. ER Rohwer" w:date="2019-08-11T15:41:00Z">
        <w:r w:rsidR="00721CD4">
          <w:t xml:space="preserve"> </w:t>
        </w:r>
        <w:commentRangeStart w:id="46"/>
        <w:r w:rsidR="00721CD4">
          <w:t>ref</w:t>
        </w:r>
      </w:ins>
      <w:commentRangeEnd w:id="46"/>
      <w:r w:rsidR="00E41F3A">
        <w:rPr>
          <w:rStyle w:val="CommentReference"/>
        </w:rPr>
        <w:commentReference w:id="46"/>
      </w:r>
      <w:r>
        <w:t xml:space="preserve">. The temperature of the column was controlled by following the temperature of a thermocouple glued to the column, but this method had some shortcomings, like uncertainty about the absolute temperature along the length of the column and stationary phase limitations: metal columns are </w:t>
      </w:r>
      <w:commentRangeStart w:id="47"/>
      <w:del w:id="48" w:author="Prof. ER Rohwer" w:date="2019-08-11T15:42:00Z">
        <w:r w:rsidDel="00721CD4">
          <w:delText xml:space="preserve">usually </w:delText>
        </w:r>
      </w:del>
      <w:ins w:id="49" w:author="Prof. ER Rohwer" w:date="2019-08-11T15:42:00Z">
        <w:r w:rsidR="00721CD4">
          <w:t xml:space="preserve">often </w:t>
        </w:r>
      </w:ins>
      <w:r>
        <w:t xml:space="preserve">developed for </w:t>
      </w:r>
      <w:del w:id="50" w:author="Prof. ER Rohwer" w:date="2019-08-11T15:42:00Z">
        <w:r w:rsidDel="00721CD4">
          <w:delText>special</w:delText>
        </w:r>
      </w:del>
      <w:r>
        <w:t xml:space="preserve"> </w:t>
      </w:r>
      <w:commentRangeEnd w:id="47"/>
      <w:r w:rsidR="008213C0">
        <w:rPr>
          <w:rStyle w:val="CommentReference"/>
        </w:rPr>
        <w:commentReference w:id="47"/>
      </w:r>
      <w:r>
        <w:t>high-temperature applications, and are not available with all the stationary phases offered in fused silica columns.</w:t>
      </w:r>
    </w:p>
    <w:p w14:paraId="05D29071" w14:textId="77777777" w:rsidR="00E226FB" w:rsidRDefault="00602C40">
      <w:pPr>
        <w:pStyle w:val="BodyText"/>
      </w:pPr>
      <w:r>
        <w:t xml:space="preserve">In this work we used a coaxial heater, in the form of a </w:t>
      </w:r>
      <w:commentRangeStart w:id="51"/>
      <w:proofErr w:type="gramStart"/>
      <w:ins w:id="52" w:author="Prof. ER Rohwer" w:date="2019-08-11T15:42:00Z">
        <w:r w:rsidR="00721CD4">
          <w:t>thin-walled</w:t>
        </w:r>
        <w:proofErr w:type="gramEnd"/>
        <w:r w:rsidR="00721CD4">
          <w:t xml:space="preserve"> </w:t>
        </w:r>
      </w:ins>
      <w:commentRangeEnd w:id="51"/>
      <w:r w:rsidR="008213C0">
        <w:rPr>
          <w:rStyle w:val="CommentReference"/>
        </w:rPr>
        <w:commentReference w:id="51"/>
      </w:r>
      <w:r>
        <w:t>stainless steel tube that surrounds the capillary column. This tube is resistively heated by controlled direct current. Due to the low thermal mass the heating is rapid, and since the resistance of the tube indicates its temperature there is no need for external temperature measuring devices. The benefit of this design is that it allows the use of commercially-available fused silica columns with their wide range of internal diameters and selectivities. Columns can be exchanged without altering the temperature feedback system and therefore the rapid heating characteristics. Additionally, the co-axial space between the capillary column and the stainless steel tube can be filled with coolant to rapidly cool the column.</w:t>
      </w:r>
    </w:p>
    <w:p w14:paraId="79FC010F" w14:textId="77777777" w:rsidR="00E226FB" w:rsidRDefault="00602C40">
      <w:pPr>
        <w:pStyle w:val="Heading2"/>
      </w:pPr>
      <w:bookmarkStart w:id="53" w:name="cooling-of-the-gc-column"/>
      <w:r>
        <w:t>Cooling of the GC column</w:t>
      </w:r>
      <w:bookmarkEnd w:id="53"/>
    </w:p>
    <w:p w14:paraId="53C19DA0" w14:textId="77777777" w:rsidR="00E226FB" w:rsidRDefault="00602C40">
      <w:pPr>
        <w:pStyle w:val="FirstParagraph"/>
      </w:pPr>
      <w:r>
        <w:t>At the end of temperature-programmed chromatographic run, GC columns are usually cooled to the starting temperature by ambient air. This cooling is slow and inefficient because of the poor conductivity and low heat capacity of air. Fast chromatography usually implies analysis at high repetition rates, so cool-down times also need to be shortened.</w:t>
      </w:r>
    </w:p>
    <w:p w14:paraId="45C8E2A9" w14:textId="77777777" w:rsidR="00E226FB" w:rsidRDefault="00602C40">
      <w:pPr>
        <w:pStyle w:val="BodyText"/>
      </w:pPr>
      <w:r>
        <w:t>There have been attempts to improve the cooling rate of air baths.</w:t>
      </w:r>
    </w:p>
    <w:p w14:paraId="46AC3793" w14:textId="77777777" w:rsidR="00E226FB" w:rsidRDefault="00602C40">
      <w:pPr>
        <w:pStyle w:val="BodyText"/>
      </w:pPr>
      <w:r>
        <w:lastRenderedPageBreak/>
        <w:t>Agilent</w:t>
      </w:r>
      <w:ins w:id="54" w:author="Prof. ER Rohwer" w:date="2019-08-11T15:44:00Z">
        <w:r w:rsidR="00D47850">
          <w:t xml:space="preserve"> R</w:t>
        </w:r>
      </w:ins>
      <w:r>
        <w:t xml:space="preserve"> supplies a ‘low thermal mass’ column, which includes collinear heating wire and a collinear sensing element bundled with a short silica column. These units cool down faster than normal air-baths, but it only cools down to ambient temperature. No cooling rate is specified. These columns are available with only a limited range of stationary phases.</w:t>
      </w:r>
    </w:p>
    <w:p w14:paraId="57DCD57F" w14:textId="77777777" w:rsidR="00E226FB" w:rsidRDefault="00602C40">
      <w:pPr>
        <w:pStyle w:val="BodyText"/>
      </w:pPr>
      <w:r>
        <w:t>The Zip Scientific</w:t>
      </w:r>
      <w:ins w:id="55" w:author="Prof. ER Rohwer" w:date="2019-08-11T15:45:00Z">
        <w:r w:rsidR="00D47850">
          <w:t xml:space="preserve"> R</w:t>
        </w:r>
      </w:ins>
      <w:r>
        <w:t xml:space="preserve"> solution is forced convection. Their ‘GC-Chaser’ system uses a blast of (chilled) room air to the GC oven to cool it down after each GC run, allowing the use of conventional fused silica columns. In an example it reduces cooling time from 16 minutes to 7 minutes</w:t>
      </w:r>
      <w:ins w:id="56" w:author="Prof. ER Rohwer" w:date="2019-08-11T15:46:00Z">
        <w:r w:rsidR="00D47850">
          <w:t xml:space="preserve"> ref</w:t>
        </w:r>
      </w:ins>
      <w:r>
        <w:t>. Although this can significantly decrease the cost per analysis in a high-throughput laboratory, the cooling is not fast enough for 2D chromatography.</w:t>
      </w:r>
    </w:p>
    <w:p w14:paraId="4DF753D6" w14:textId="77777777" w:rsidR="00E226FB" w:rsidRDefault="00602C40">
      <w:pPr>
        <w:pStyle w:val="BodyText"/>
      </w:pPr>
      <w:r>
        <w:t>The EZ Flash</w:t>
      </w:r>
      <w:ins w:id="57" w:author="Prof. ER Rohwer" w:date="2019-08-11T15:45:00Z">
        <w:r w:rsidR="00D47850">
          <w:t xml:space="preserve"> R</w:t>
        </w:r>
      </w:ins>
      <w:r>
        <w:t xml:space="preserve"> system uses </w:t>
      </w:r>
      <w:commentRangeStart w:id="58"/>
      <w:r>
        <w:t>a</w:t>
      </w:r>
      <w:del w:id="59" w:author="Niel Malan" w:date="2019-08-13T12:57:00Z">
        <w:r w:rsidDel="00471311">
          <w:delText>n</w:delText>
        </w:r>
      </w:del>
      <w:commentRangeEnd w:id="58"/>
      <w:r w:rsidR="00471311">
        <w:rPr>
          <w:rStyle w:val="CommentReference"/>
        </w:rPr>
        <w:commentReference w:id="58"/>
      </w:r>
      <w:r>
        <w:t xml:space="preserve"> coaxial resistive heating system, which allows the column to cool down ballistically. Reports from the literature claims cool-down periods of 30 seconds</w:t>
      </w:r>
      <w:ins w:id="60" w:author="Prof. ER Rohwer" w:date="2019-08-11T15:46:00Z">
        <w:r w:rsidR="00D47850">
          <w:t xml:space="preserve"> ref</w:t>
        </w:r>
      </w:ins>
      <w:r>
        <w:t>.</w:t>
      </w:r>
    </w:p>
    <w:p w14:paraId="24580565" w14:textId="77777777" w:rsidR="00E226FB" w:rsidRDefault="00602C40">
      <w:pPr>
        <w:pStyle w:val="BodyText"/>
      </w:pPr>
      <w:r>
        <w:t xml:space="preserve">The </w:t>
      </w:r>
      <w:proofErr w:type="spellStart"/>
      <w:r>
        <w:t>Valco</w:t>
      </w:r>
      <w:proofErr w:type="spellEnd"/>
      <w:r>
        <w:t xml:space="preserve"> FTP-200 </w:t>
      </w:r>
      <w:ins w:id="61" w:author="Prof. ER Rohwer" w:date="2019-08-11T15:46:00Z">
        <w:r w:rsidR="00D47850">
          <w:t xml:space="preserve">R </w:t>
        </w:r>
      </w:ins>
      <w:r>
        <w:t>fast temperature programmer (</w:t>
      </w:r>
      <w:proofErr w:type="spellStart"/>
      <w:r>
        <w:t>Valco</w:t>
      </w:r>
      <w:proofErr w:type="spellEnd"/>
      <w:r>
        <w:t xml:space="preserve"> Instruments Co. Inc.) uses a small, optional fan to cool down the columns.</w:t>
      </w:r>
    </w:p>
    <w:p w14:paraId="5FD3C68F" w14:textId="77777777" w:rsidR="00E226FB" w:rsidRDefault="00602C40">
      <w:pPr>
        <w:pStyle w:val="BodyText"/>
      </w:pPr>
      <w:r>
        <w:t>Cryogenic coolers for GC ovens are available, but are intended to cool the oven to low temperatures for the analysis of volatile compounds and not necessarily to improve cycle times. In previous SFC</w:t>
      </w:r>
      <m:oMath>
        <m:r>
          <w:rPr>
            <w:rFonts w:ascii="Cambria Math" w:hAnsi="Cambria Math"/>
          </w:rPr>
          <m:t>×</m:t>
        </m:r>
      </m:oMath>
      <w:r>
        <w:t>GC work in our laboratories the cryogenic function of a Varian 3300 gas chromatograph was used to cool down the column oven at the beginning of each run, using large quantities of coolant in the process. The resistively heated column cooling required 30 seconds to get back to the starting temperature in this cool environment. We estimate that a single SFC</w:t>
      </w:r>
      <m:oMath>
        <m:r>
          <w:rPr>
            <w:rFonts w:ascii="Cambria Math" w:hAnsi="Cambria Math"/>
          </w:rPr>
          <m:t>×</m:t>
        </m:r>
      </m:oMath>
      <w:r>
        <w:t>GC run consumed an unacceptable 15 kg of carbon dioxide coolant.</w:t>
      </w:r>
    </w:p>
    <w:p w14:paraId="5A75581B" w14:textId="77777777" w:rsidR="00E226FB" w:rsidRDefault="00602C40">
      <w:pPr>
        <w:pStyle w:val="BodyText"/>
      </w:pPr>
      <w:r>
        <w:t>Recognizing that the precise application of coolant will require less coolant and permit faster cooling, we developed a system that injects liquid carbon dioxide into the space between the column and the coaxial heater. The evaporating carbon dioxide rapidly absorbs heat from the column and coaxial heater, achieving a high cooling rate to sub-ambient temperatures at a minimal expense of coolant.</w:t>
      </w:r>
    </w:p>
    <w:p w14:paraId="62C1DCD2" w14:textId="77777777" w:rsidR="00E226FB" w:rsidRDefault="00602C40">
      <w:pPr>
        <w:pStyle w:val="BodyText"/>
      </w:pPr>
      <w:r>
        <w:t>At the same time, the cold GC column acts as a focusing trap</w:t>
      </w:r>
      <w:ins w:id="62" w:author="Prof. ER Rohwer" w:date="2019-08-11T15:48:00Z">
        <w:r w:rsidR="00E33C31">
          <w:t xml:space="preserve"> </w:t>
        </w:r>
        <w:commentRangeStart w:id="63"/>
        <w:r w:rsidR="00E33C31">
          <w:t>for the subsequent sample</w:t>
        </w:r>
      </w:ins>
      <w:commentRangeEnd w:id="63"/>
      <w:r w:rsidR="008213C0">
        <w:rPr>
          <w:rStyle w:val="CommentReference"/>
        </w:rPr>
        <w:commentReference w:id="63"/>
      </w:r>
      <w:r>
        <w:t>, and thus forms an integral part of the modulator of the SFC</w:t>
      </w:r>
      <m:oMath>
        <m:r>
          <w:rPr>
            <w:rFonts w:ascii="Cambria Math" w:hAnsi="Cambria Math"/>
          </w:rPr>
          <m:t>×</m:t>
        </m:r>
      </m:oMath>
      <w:r>
        <w:t>GC system.</w:t>
      </w:r>
    </w:p>
    <w:p w14:paraId="42415C66" w14:textId="77777777" w:rsidR="00E226FB" w:rsidRDefault="00602C40">
      <w:pPr>
        <w:pStyle w:val="Heading2"/>
      </w:pPr>
      <w:bookmarkStart w:id="64" w:name="application"/>
      <w:r>
        <w:t>Application</w:t>
      </w:r>
      <w:bookmarkEnd w:id="64"/>
    </w:p>
    <w:p w14:paraId="60829569" w14:textId="77777777" w:rsidR="00E226FB" w:rsidRDefault="00602C40">
      <w:pPr>
        <w:pStyle w:val="FirstParagraph"/>
      </w:pPr>
      <w:r>
        <w:t xml:space="preserve">The fast GC system described in this paper can be used in any application where fast chromatograms are needed in rapid succession, for example in process control. In our case we applied it as a </w:t>
      </w:r>
      <m:oMath>
        <m:sSup>
          <m:sSupPr>
            <m:ctrlPr>
              <w:rPr>
                <w:rFonts w:ascii="Cambria Math" w:hAnsi="Cambria Math"/>
              </w:rPr>
            </m:ctrlPr>
          </m:sSupPr>
          <m:e>
            <m:r>
              <w:rPr>
                <w:rFonts w:ascii="Cambria Math" w:hAnsi="Cambria Math"/>
              </w:rPr>
              <m:t>​</m:t>
            </m:r>
          </m:e>
          <m:sup>
            <m:r>
              <w:rPr>
                <w:rFonts w:ascii="Cambria Math" w:hAnsi="Cambria Math"/>
              </w:rPr>
              <m:t>2</m:t>
            </m:r>
          </m:sup>
        </m:sSup>
      </m:oMath>
      <w:r>
        <w:t>D column comprehensively coupled to a supercritical fluid chromatograph.</w:t>
      </w:r>
    </w:p>
    <w:p w14:paraId="0CAACD9E" w14:textId="77777777" w:rsidR="00E226FB" w:rsidRDefault="00602C40">
      <w:pPr>
        <w:pStyle w:val="BodyText"/>
      </w:pPr>
      <w:r>
        <w:t xml:space="preserve">We applied our fast GC system to the evaluation of fatty acid profiles of potential biodiesel feedstock. The fast GC separation was highly orthogonal to the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D separation on SFC, showcasing this type of comprehensively coupled chromatography. An easily interpretable 2D separation was obtained, </w:t>
      </w:r>
      <w:commentRangeStart w:id="65"/>
      <w:r>
        <w:t>with</w:t>
      </w:r>
      <w:ins w:id="66" w:author="Prof. ER Rohwer" w:date="2019-08-11T15:50:00Z">
        <w:r w:rsidR="00E33C31">
          <w:t xml:space="preserve"> total</w:t>
        </w:r>
      </w:ins>
      <w:r>
        <w:t xml:space="preserve"> </w:t>
      </w:r>
      <w:commentRangeEnd w:id="65"/>
      <w:r w:rsidR="008213C0">
        <w:rPr>
          <w:rStyle w:val="CommentReference"/>
        </w:rPr>
        <w:commentReference w:id="65"/>
      </w:r>
      <w:r>
        <w:t xml:space="preserve">run times </w:t>
      </w:r>
      <w:proofErr w:type="gramStart"/>
      <w:r>
        <w:t>similar to</w:t>
      </w:r>
      <w:proofErr w:type="gramEnd"/>
      <w:r>
        <w:t xml:space="preserve"> the run times required by official methods for the determination of fatty acid profiles.</w:t>
      </w:r>
    </w:p>
    <w:p w14:paraId="0F9ECC2A" w14:textId="77777777" w:rsidR="00E226FB" w:rsidRDefault="00602C40">
      <w:pPr>
        <w:pStyle w:val="Heading1"/>
      </w:pPr>
      <w:bookmarkStart w:id="67" w:name="experimental"/>
      <w:r>
        <w:lastRenderedPageBreak/>
        <w:t>Experimental</w:t>
      </w:r>
      <w:bookmarkEnd w:id="67"/>
    </w:p>
    <w:p w14:paraId="5A0B2FB6" w14:textId="77777777" w:rsidR="00E226FB" w:rsidRDefault="00602C40">
      <w:pPr>
        <w:pStyle w:val="Heading2"/>
      </w:pPr>
      <w:bookmarkStart w:id="68" w:name="introduction"/>
      <w:r>
        <w:t>Introduction</w:t>
      </w:r>
      <w:bookmarkEnd w:id="68"/>
    </w:p>
    <w:p w14:paraId="7A324BC1" w14:textId="77777777" w:rsidR="00E226FB" w:rsidRDefault="00602C40">
      <w:pPr>
        <w:pStyle w:val="FirstParagraph"/>
      </w:pPr>
      <w:r>
        <w:t>For better understanding of subsequent detail, a description of the cycle of the SFC</w:t>
      </w:r>
      <m:oMath>
        <m:r>
          <w:rPr>
            <w:rFonts w:ascii="Cambria Math" w:hAnsi="Cambria Math"/>
          </w:rPr>
          <m:t>×</m:t>
        </m:r>
      </m:oMath>
      <w:r>
        <w:t>GC is appropriate.</w:t>
      </w:r>
    </w:p>
    <w:p w14:paraId="769127DE" w14:textId="77777777" w:rsidR="00E226FB" w:rsidRDefault="00602C40">
      <w:pPr>
        <w:pStyle w:val="BodyText"/>
      </w:pPr>
      <w:r>
        <w:t>The SFC subsystem runs in stop-flow mode. The eluate of the SFC passes through a stop valve and a static capillary restrictor. The end of the restrictor is inserted through the septum into the hot inlet of the GC.</w:t>
      </w:r>
    </w:p>
    <w:p w14:paraId="39B35A1F" w14:textId="77777777" w:rsidR="00E226FB" w:rsidRDefault="00602C40">
      <w:pPr>
        <w:pStyle w:val="BodyText"/>
      </w:pPr>
      <w:r>
        <w:t xml:space="preserve">After the sample is injected, the SFC runs for an optional uninterrupted period, usually briefer than the void time. No data is collected during this time. Then the stop valve closes and the cooling system activates to cool the GC column. Once the column is at the set temperature, the stop valve opens and the SFC eluate exits the restrictor into the hot splitless inlet of the GC, where it evaporates and is transported on to the column. The vapor-phase material </w:t>
      </w:r>
      <w:commentRangeStart w:id="69"/>
      <w:del w:id="70" w:author="Prof. ER Rohwer" w:date="2019-08-11T15:54:00Z">
        <w:r w:rsidDel="00E33C31">
          <w:delText xml:space="preserve">condenses and </w:delText>
        </w:r>
      </w:del>
      <w:commentRangeEnd w:id="69"/>
      <w:r w:rsidR="008213C0">
        <w:rPr>
          <w:rStyle w:val="CommentReference"/>
        </w:rPr>
        <w:commentReference w:id="69"/>
      </w:r>
      <w:r>
        <w:t xml:space="preserve">is trapped in the cold stationary phase. Once the desired amount of the SFC eluate has been collected, the stop valve closes. Some time </w:t>
      </w:r>
      <w:proofErr w:type="gramStart"/>
      <w:r>
        <w:t>is allowed to</w:t>
      </w:r>
      <w:proofErr w:type="gramEnd"/>
      <w:r>
        <w:t xml:space="preserve"> pass so that the last of the evaporated SFC eluate </w:t>
      </w:r>
      <w:commentRangeStart w:id="71"/>
      <w:del w:id="72" w:author="Prof. ER Rohwer" w:date="2019-08-11T15:55:00Z">
        <w:r w:rsidDel="00E33C31">
          <w:delText>can</w:delText>
        </w:r>
      </w:del>
      <w:commentRangeEnd w:id="71"/>
      <w:r w:rsidR="008213C0">
        <w:rPr>
          <w:rStyle w:val="CommentReference"/>
        </w:rPr>
        <w:commentReference w:id="71"/>
      </w:r>
      <w:del w:id="73" w:author="Prof. ER Rohwer" w:date="2019-08-11T15:55:00Z">
        <w:r w:rsidDel="00E33C31">
          <w:delText xml:space="preserve"> pass </w:delText>
        </w:r>
      </w:del>
      <w:ins w:id="74" w:author="Prof. ER Rohwer" w:date="2019-08-11T15:55:00Z">
        <w:r w:rsidR="00E33C31">
          <w:t xml:space="preserve">flushes </w:t>
        </w:r>
      </w:ins>
      <w:r>
        <w:t>into the column. Then the split vent of the GC inlet opens for a short period, which vents excess carbon dioxide to the atmosphere. This normalizes the pressure in the inlet (having been raised by the high flow rate of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from the SFC) and allows the carbon dioxide to be replaced by the pressure-controlled hydrogen carrier gas. Once the split vent closes the GC run starts, which of course means the start of the temperature program, which desorbs the analyte trapped on the head of the cold column. At the end of the GC run, the cooling process starts, cooling the column in a second or two. The next cycle then starts, marked by the opening of </w:t>
      </w:r>
      <w:ins w:id="75" w:author="Prof. ER Rohwer" w:date="2019-08-11T15:56:00Z">
        <w:r w:rsidR="00E33C31">
          <w:t xml:space="preserve">the </w:t>
        </w:r>
      </w:ins>
      <w:r>
        <w:t xml:space="preserve">SFC </w:t>
      </w:r>
      <w:del w:id="76" w:author="Prof. ER Rohwer" w:date="2019-08-11T15:56:00Z">
        <w:r w:rsidDel="00E33C31">
          <w:delText>the</w:delText>
        </w:r>
      </w:del>
      <w:r>
        <w:t xml:space="preserve"> stop valve.</w:t>
      </w:r>
    </w:p>
    <w:p w14:paraId="30953573" w14:textId="77777777" w:rsidR="00E226FB" w:rsidRDefault="00602C40">
      <w:pPr>
        <w:pStyle w:val="Heading2"/>
      </w:pPr>
      <w:bookmarkStart w:id="77" w:name="hardware"/>
      <w:r>
        <w:t>Hardware</w:t>
      </w:r>
      <w:bookmarkEnd w:id="77"/>
    </w:p>
    <w:p w14:paraId="67303C9D" w14:textId="77777777" w:rsidR="00E226FB" w:rsidRDefault="00602C40">
      <w:pPr>
        <w:pStyle w:val="FirstParagraph"/>
      </w:pPr>
      <w:r>
        <w:t>The short-cycle fast gas chromatograph was built into a modified Varian 3300 gas chromatograph.</w:t>
      </w:r>
    </w:p>
    <w:p w14:paraId="409249F2" w14:textId="77777777" w:rsidR="00E226FB" w:rsidRDefault="00602C40">
      <w:pPr>
        <w:pStyle w:val="BodyText"/>
      </w:pPr>
      <w:r>
        <w:t>The inlet was an unmodified Varian 1075 split/splitless inlet. The temperature control of the inlet was by the original electronics, controlled from the Varian 3300 front panel. The split vent valve was disconnected from the gas chromatograph, and controlled from the control computer described below.</w:t>
      </w:r>
    </w:p>
    <w:p w14:paraId="472BACDE" w14:textId="77777777" w:rsidR="00E226FB" w:rsidRDefault="00602C40">
      <w:pPr>
        <w:pStyle w:val="BodyText"/>
      </w:pPr>
      <w:r>
        <w:t>The detector was an unmodified Varian 3300 flame ionization detector (FID). The temperature of the detector was controlled by the original electronics, controlled from the front panel. The detector bias voltage was supplied by the original electronics, but a stand-alone high-speed electrometer (V.G. Micromass Ltd, Model M406-H) captured the signal, which was then conditioned by a bench-top amplifier (V.G. Micromass Ltd, Model M406) before it was sent to the computer.</w:t>
      </w:r>
    </w:p>
    <w:p w14:paraId="7193A653" w14:textId="77777777" w:rsidR="00E226FB" w:rsidRDefault="00602C40">
      <w:pPr>
        <w:pStyle w:val="BodyText"/>
      </w:pPr>
      <w:r>
        <w:lastRenderedPageBreak/>
        <w:t>The coaxial heater was made of a 940 mm length of 304 stainless steel, obtained from MIFAM (Milanówek, Poland). It had an outside diameter of 1.06 mm and an inside diameter of 0.80 mm.</w:t>
      </w:r>
    </w:p>
    <w:p w14:paraId="4860AAA6" w14:textId="77777777" w:rsidR="00E226FB" w:rsidRDefault="00602C40">
      <w:pPr>
        <w:pStyle w:val="BodyText"/>
      </w:pPr>
      <w:r>
        <w:t xml:space="preserve">The ends of the coaxial heater tube terminated in two identical, specially designed T-piece blocks. These blocks </w:t>
      </w:r>
      <w:commentRangeStart w:id="78"/>
      <w:ins w:id="79" w:author="Prof. ER Rohwer" w:date="2019-08-11T15:59:00Z">
        <w:r w:rsidR="001B116D">
          <w:t>ful</w:t>
        </w:r>
      </w:ins>
      <w:r>
        <w:t xml:space="preserve">filled </w:t>
      </w:r>
      <w:commentRangeEnd w:id="78"/>
      <w:r w:rsidR="008213C0">
        <w:rPr>
          <w:rStyle w:val="CommentReference"/>
        </w:rPr>
        <w:commentReference w:id="78"/>
      </w:r>
      <w:r>
        <w:t>three roles: It (1) sealed the coaxial tube to contain coolant, (2) allowed electrical connection to the coaxial heater, and (3) acted as a heated transfer line between the column and the detector and inlet.</w:t>
      </w:r>
    </w:p>
    <w:p w14:paraId="3F7F7CBE" w14:textId="77777777" w:rsidR="00E226FB" w:rsidRDefault="00602C40">
      <w:pPr>
        <w:pStyle w:val="BodyText"/>
      </w:pPr>
      <w:r>
        <w:t xml:space="preserve">The T-piece blocks were machined from brass. The </w:t>
      </w:r>
      <w:proofErr w:type="gramStart"/>
      <w:r>
        <w:t>stainless steel</w:t>
      </w:r>
      <w:proofErr w:type="gramEnd"/>
      <w:r>
        <w:t xml:space="preserve"> tube of the coaxial heater was brazed </w:t>
      </w:r>
      <w:commentRangeStart w:id="80"/>
      <w:r>
        <w:t>on</w:t>
      </w:r>
      <w:ins w:id="81" w:author="Prof. ER Rohwer" w:date="2019-08-11T16:01:00Z">
        <w:r w:rsidR="001B116D">
          <w:t>to</w:t>
        </w:r>
      </w:ins>
      <w:r>
        <w:t xml:space="preserve"> </w:t>
      </w:r>
      <w:commentRangeEnd w:id="80"/>
      <w:r w:rsidR="008213C0">
        <w:rPr>
          <w:rStyle w:val="CommentReference"/>
        </w:rPr>
        <w:commentReference w:id="80"/>
      </w:r>
      <w:r>
        <w:t>the block. The cooling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was let in from one side, and on the opposite side a thermocouple probe inserted into a blind hole measured the temperature of the block. A micro-union using a metal ferrule (Restek SilTite </w:t>
      </w:r>
      <m:oMath>
        <m:r>
          <w:rPr>
            <w:rFonts w:ascii="Cambria Math" w:hAnsi="Cambria Math"/>
          </w:rPr>
          <m:t>μ</m:t>
        </m:r>
      </m:oMath>
      <w:r>
        <w:t xml:space="preserve">-Union Connectors), brazed to the block, was used to seal the capillary column. An electrical contact was added, to which an electrical conductor could be soft-soldered. </w:t>
      </w:r>
      <w:commentRangeStart w:id="82"/>
      <w:r>
        <w:t xml:space="preserve">A bead-in-tube design was used to keep the column in thermal contact with the </w:t>
      </w:r>
      <w:proofErr w:type="gramStart"/>
      <w:r>
        <w:t>block</w:t>
      </w:r>
      <w:ins w:id="83" w:author="Prof. ER Rohwer" w:date="2019-08-11T16:06:00Z">
        <w:r w:rsidR="001B116D">
          <w:t xml:space="preserve">  ??</w:t>
        </w:r>
      </w:ins>
      <w:commentRangeEnd w:id="82"/>
      <w:proofErr w:type="gramEnd"/>
      <w:r w:rsidR="008649B4">
        <w:rPr>
          <w:rStyle w:val="CommentReference"/>
        </w:rPr>
        <w:commentReference w:id="82"/>
      </w:r>
      <w:r>
        <w:t>. Four holes through the length of the block allowed the fitting of four 220V, 100 W heater cartridges (Hotset), providing each of the two blocks 400W of heating.</w:t>
      </w:r>
    </w:p>
    <w:p w14:paraId="18E16815" w14:textId="77777777" w:rsidR="00E226FB" w:rsidRDefault="00602C40">
      <w:pPr>
        <w:pStyle w:val="CaptionedFigure"/>
      </w:pPr>
      <w:bookmarkStart w:id="84" w:name="fig:Manifold"/>
      <w:r>
        <w:rPr>
          <w:noProof/>
          <w:lang w:val="en-ZA" w:eastAsia="en-ZA"/>
        </w:rPr>
        <w:drawing>
          <wp:inline distT="0" distB="0" distL="0" distR="0" wp14:anchorId="4EBA2016" wp14:editId="556DC0A9">
            <wp:extent cx="3059999" cy="2996439"/>
            <wp:effectExtent l="0" t="0" r="0" b="0"/>
            <wp:docPr id="1" name="Picture" descr="A cutaway diagram of the inlet/outlet outlet T-piece blocks, showing the (a) cryogenic coolant inlet/outlet, (b) the coaxial heater, (c) the capillary column, (d) the mico-union seal, (e) the cartridge heater socket, (f) the thermocouple socket, and (g) the electrical connection."/>
            <wp:cNvGraphicFramePr/>
            <a:graphic xmlns:a="http://schemas.openxmlformats.org/drawingml/2006/main">
              <a:graphicData uri="http://schemas.openxmlformats.org/drawingml/2006/picture">
                <pic:pic xmlns:pic="http://schemas.openxmlformats.org/drawingml/2006/picture">
                  <pic:nvPicPr>
                    <pic:cNvPr id="0" name="Picture" descr="./Figures/Cutaway_with_symbols.png"/>
                    <pic:cNvPicPr>
                      <a:picLocks noChangeAspect="1" noChangeArrowheads="1"/>
                    </pic:cNvPicPr>
                  </pic:nvPicPr>
                  <pic:blipFill>
                    <a:blip r:embed="rId10"/>
                    <a:stretch>
                      <a:fillRect/>
                    </a:stretch>
                  </pic:blipFill>
                  <pic:spPr bwMode="auto">
                    <a:xfrm>
                      <a:off x="0" y="0"/>
                      <a:ext cx="3059999" cy="2996439"/>
                    </a:xfrm>
                    <a:prstGeom prst="rect">
                      <a:avLst/>
                    </a:prstGeom>
                    <a:noFill/>
                    <a:ln w="9525">
                      <a:noFill/>
                      <a:headEnd/>
                      <a:tailEnd/>
                    </a:ln>
                  </pic:spPr>
                </pic:pic>
              </a:graphicData>
            </a:graphic>
          </wp:inline>
        </w:drawing>
      </w:r>
      <w:bookmarkEnd w:id="84"/>
    </w:p>
    <w:p w14:paraId="1A62A60D" w14:textId="77777777" w:rsidR="00E226FB" w:rsidRDefault="00602C40">
      <w:pPr>
        <w:pStyle w:val="ImageCaption"/>
      </w:pPr>
      <w:r>
        <w:t>A cutaway diagram of the inlet/outlet outlet T-piece blocks, showing the (a) cryogenic coolant inlet/outlet, (b) the coaxial heater, (c) the capillary column, (d) the mico-union seal, (e) the cartridge heater socket, (f) the thermocouple socket, and (g) the electrical connection.</w:t>
      </w:r>
    </w:p>
    <w:p w14:paraId="558911F2" w14:textId="77777777" w:rsidR="00E226FB" w:rsidRDefault="00602C40">
      <w:pPr>
        <w:pStyle w:val="BodyText"/>
      </w:pPr>
      <w:r>
        <w:t>The chromatographic column entered the T-piece block via the bottom port with the coaxial heater tube, and passed out through the top port and into the inlet or detector.</w:t>
      </w:r>
    </w:p>
    <w:p w14:paraId="068246DC" w14:textId="77777777" w:rsidR="00E226FB" w:rsidRDefault="00602C40">
      <w:pPr>
        <w:pStyle w:val="BodyText"/>
      </w:pPr>
      <w:r>
        <w:t>In the left-hand side of the T-piece block was the inlet or outlet port for the carbon dioxide coolant.</w:t>
      </w:r>
    </w:p>
    <w:p w14:paraId="4EE52682" w14:textId="77777777" w:rsidR="00E226FB" w:rsidRDefault="00602C40">
      <w:pPr>
        <w:pStyle w:val="BodyText"/>
      </w:pPr>
      <w:r>
        <w:lastRenderedPageBreak/>
        <w:t>Since the coaxial heater resistance measurement used a two-wire technique, the current-carrying circuit was made entirely of soldered joints to minimize stray resistance from developing in electrical connections</w:t>
      </w:r>
      <w:commentRangeStart w:id="85"/>
      <w:ins w:id="86" w:author="Prof. ER Rohwer" w:date="2019-08-11T16:08:00Z">
        <w:r w:rsidR="00934339">
          <w:t>.</w:t>
        </w:r>
      </w:ins>
      <w:commentRangeEnd w:id="85"/>
      <w:r w:rsidR="008649B4">
        <w:rPr>
          <w:rStyle w:val="CommentReference"/>
        </w:rPr>
        <w:commentReference w:id="85"/>
      </w:r>
    </w:p>
    <w:p w14:paraId="48033918" w14:textId="77777777" w:rsidR="00E226FB" w:rsidRDefault="00602C40">
      <w:pPr>
        <w:pStyle w:val="BodyText"/>
      </w:pPr>
      <w:r>
        <w:t xml:space="preserve">The T-piece blocks were mounted on ‘cars’ that slid up and down twin round-bar rails on brass bushes. The cars carried the weight of the inlet and outlet T-piece blocks and rigidly aligned the column with the inlet and detector of the gas chromatograph. The cars were isolated electrically from the rails by a sandwich construction that </w:t>
      </w:r>
      <w:commentRangeStart w:id="87"/>
      <w:r>
        <w:t>included silic</w:t>
      </w:r>
      <w:ins w:id="88" w:author="Prof. ER Rohwer" w:date="2019-08-11T16:09:00Z">
        <w:r w:rsidR="00934339">
          <w:t>a</w:t>
        </w:r>
      </w:ins>
      <w:del w:id="89" w:author="Prof. ER Rohwer" w:date="2019-08-11T16:09:00Z">
        <w:r w:rsidDel="00934339">
          <w:delText>on</w:delText>
        </w:r>
      </w:del>
      <w:ins w:id="90" w:author="Prof. ER Rohwer" w:date="2019-08-11T16:09:00Z">
        <w:r w:rsidR="00934339">
          <w:t>??</w:t>
        </w:r>
      </w:ins>
      <w:r>
        <w:t xml:space="preserve"> mica </w:t>
      </w:r>
      <w:commentRangeEnd w:id="87"/>
      <w:r w:rsidR="008649B4">
        <w:rPr>
          <w:rStyle w:val="CommentReference"/>
        </w:rPr>
        <w:commentReference w:id="87"/>
      </w:r>
      <w:r>
        <w:t>as insulating material. The whole of the inlet and outlet T-piece blocks were at the electrical potential of the coaxial heater ends.</w:t>
      </w:r>
      <w:ins w:id="91" w:author="Prof. ER Rohwer" w:date="2019-08-11T16:11:00Z">
        <w:r w:rsidR="00934339">
          <w:t xml:space="preserve"> (</w:t>
        </w:r>
        <w:proofErr w:type="spellStart"/>
        <w:r w:rsidR="00934339">
          <w:t>moet</w:t>
        </w:r>
        <w:proofErr w:type="spellEnd"/>
        <w:r w:rsidR="00934339">
          <w:t xml:space="preserve"> </w:t>
        </w:r>
        <w:proofErr w:type="spellStart"/>
        <w:r w:rsidR="00934339">
          <w:t>ons</w:t>
        </w:r>
        <w:proofErr w:type="spellEnd"/>
        <w:r w:rsidR="00934339">
          <w:t xml:space="preserve"> </w:t>
        </w:r>
        <w:proofErr w:type="spellStart"/>
        <w:r w:rsidR="00934339">
          <w:t>dit</w:t>
        </w:r>
        <w:proofErr w:type="spellEnd"/>
        <w:r w:rsidR="00934339">
          <w:t xml:space="preserve"> </w:t>
        </w:r>
        <w:proofErr w:type="spellStart"/>
        <w:r w:rsidR="00934339">
          <w:t>nie</w:t>
        </w:r>
        <w:proofErr w:type="spellEnd"/>
        <w:r w:rsidR="00934339">
          <w:t xml:space="preserve"> </w:t>
        </w:r>
        <w:proofErr w:type="spellStart"/>
        <w:r w:rsidR="00934339">
          <w:t>omgekeerd</w:t>
        </w:r>
        <w:proofErr w:type="spellEnd"/>
        <w:r w:rsidR="00934339">
          <w:t xml:space="preserve"> </w:t>
        </w:r>
        <w:proofErr w:type="spellStart"/>
        <w:r w:rsidR="00934339">
          <w:t>stel</w:t>
        </w:r>
        <w:proofErr w:type="spellEnd"/>
        <w:r w:rsidR="00934339">
          <w:t xml:space="preserve"> </w:t>
        </w:r>
        <w:proofErr w:type="spellStart"/>
        <w:r w:rsidR="00934339">
          <w:t>nie</w:t>
        </w:r>
        <w:proofErr w:type="spellEnd"/>
        <w:r w:rsidR="00934339">
          <w:t>?)</w:t>
        </w:r>
      </w:ins>
    </w:p>
    <w:p w14:paraId="3EB22ED4" w14:textId="77777777" w:rsidR="00E226FB" w:rsidRDefault="00602C40">
      <w:pPr>
        <w:pStyle w:val="BodyText"/>
      </w:pPr>
      <w:r>
        <w:t>The cryogenic carbon dioxide (Afrox, Tec (Wet)) was supplied from a cylinder equipped with a dip tube. It flowed to a coil heat exchanger bathed in a cold (-5 C) propylene glycol heat transfer fluid, which was mounted on top of the Varian GC. From the heat exchanger the carbon dioxide flowed down to the cryo shut-off valve (ASCO, RedHat brand). This arrangement ensured a supply of liquid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at the shut-off valve, without which some gaseous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might have to vent through the coaxial heater before the liquid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coolant could reach it. Downstream of the shut-of valve there was a 10-turn metering valve, which controlled the flow of carbon dioxide into the coaxial heater for evaporative cooling. At the outlet end of the coaxial heater the carbon dioxide escaped through the T-piece block into the atmosphere.</w:t>
      </w:r>
    </w:p>
    <w:p w14:paraId="54BB3E13" w14:textId="77777777" w:rsidR="00E226FB" w:rsidRPr="008649B4" w:rsidRDefault="00602C40">
      <w:pPr>
        <w:pStyle w:val="BodyText"/>
        <w:rPr>
          <w:lang w:val="af-ZA"/>
          <w:rPrChange w:id="92" w:author="Niel Malan" w:date="2019-08-13T10:34:00Z">
            <w:rPr/>
          </w:rPrChange>
        </w:rPr>
      </w:pPr>
      <w:r>
        <w:t xml:space="preserve">The SFC subsystem consisted of five packed silica columns (150 mm </w:t>
      </w:r>
      <m:oMath>
        <m:r>
          <w:rPr>
            <w:rFonts w:ascii="Cambria Math" w:hAnsi="Cambria Math"/>
          </w:rPr>
          <m:t>×</m:t>
        </m:r>
      </m:oMath>
      <w:r>
        <w:t xml:space="preserve"> 4.6 mm, 3 </w:t>
      </w:r>
      <m:oMath>
        <m:r>
          <w:rPr>
            <w:rFonts w:ascii="Cambria Math" w:hAnsi="Cambria Math"/>
          </w:rPr>
          <m:t>μ</m:t>
        </m:r>
      </m:oMath>
      <w:r>
        <w:t xml:space="preserve">m particles) (Restek, Pinnacle DB Silica) in series, a sample valve (VICI), and a stop valve (VICI). Carbon dioxide, (99.995 % purity, Air Products) was supplied to a Varian 8500 piston pump. The inlet pressure of the SFC columns was controlled by a software proportional controller driving the stepper motor of the piston pump. The high pressure at the column exit was maintained by a fused silica capillary restrictor with an internal diameter of 0.050 mm, 800 mm </w:t>
      </w:r>
      <w:commentRangeStart w:id="93"/>
      <w:r>
        <w:t>long</w:t>
      </w:r>
      <w:proofErr w:type="gramStart"/>
      <w:r>
        <w:t>, .</w:t>
      </w:r>
      <w:commentRangeEnd w:id="93"/>
      <w:proofErr w:type="gramEnd"/>
      <w:r w:rsidR="008649B4">
        <w:rPr>
          <w:rStyle w:val="CommentReference"/>
        </w:rPr>
        <w:commentReference w:id="93"/>
      </w:r>
    </w:p>
    <w:p w14:paraId="2E494E8C" w14:textId="77777777" w:rsidR="00E226FB" w:rsidRDefault="00602C40">
      <w:pPr>
        <w:pStyle w:val="Heading2"/>
      </w:pPr>
      <w:bookmarkStart w:id="94" w:name="electronics"/>
      <w:r>
        <w:t>Electronics</w:t>
      </w:r>
      <w:bookmarkEnd w:id="94"/>
    </w:p>
    <w:p w14:paraId="4D571D10" w14:textId="77777777" w:rsidR="00E226FB" w:rsidRDefault="00602C40">
      <w:pPr>
        <w:pStyle w:val="FirstParagraph"/>
      </w:pPr>
      <w:r>
        <w:t>The electronics for controlling the fast temperature programmed gas chromatograph and the SFC front-end was developed in-house.</w:t>
      </w:r>
    </w:p>
    <w:p w14:paraId="2202BE3D" w14:textId="77777777" w:rsidR="00E226FB" w:rsidRDefault="00602C40">
      <w:pPr>
        <w:pStyle w:val="BodyText"/>
      </w:pPr>
      <w:r>
        <w:t>A controlled direct current was used to heat the coaxial heater. The heating circuit consisted of the coaxial heater in series with a reference resistor and a ballast resistor. The reference resistor was constructed out of parallel stainless steel wires with an open construction to promote heat dissipation with the aim of keeping its temperature constant. The ballast resistor was of stainless steel wire in a bifilar winding with an air core, to minimize electromagnetic interference and encourage heat dissipation.</w:t>
      </w:r>
    </w:p>
    <w:p w14:paraId="5E48F251" w14:textId="77777777" w:rsidR="00E226FB" w:rsidRDefault="00602C40">
      <w:pPr>
        <w:pStyle w:val="BodyText"/>
      </w:pPr>
      <w:r>
        <w:t>The resistance of the reference resistor (</w:t>
      </w:r>
      <m:oMath>
        <m:sSub>
          <m:sSubPr>
            <m:ctrlPr>
              <w:rPr>
                <w:rFonts w:ascii="Cambria Math" w:hAnsi="Cambria Math"/>
              </w:rPr>
            </m:ctrlPr>
          </m:sSubPr>
          <m:e>
            <m:r>
              <w:rPr>
                <w:rFonts w:ascii="Cambria Math" w:hAnsi="Cambria Math"/>
              </w:rPr>
              <m:t>R</m:t>
            </m:r>
          </m:e>
          <m:sub>
            <m:r>
              <w:rPr>
                <w:rFonts w:ascii="Cambria Math" w:hAnsi="Cambria Math"/>
              </w:rPr>
              <m:t>r</m:t>
            </m:r>
          </m:sub>
        </m:sSub>
        <m:r>
          <w:rPr>
            <w:rFonts w:ascii="Cambria Math" w:hAnsi="Cambria Math"/>
          </w:rPr>
          <m:t>ef</m:t>
        </m:r>
      </m:oMath>
      <w:r>
        <w:t>) was about 0.005 Ω, and the resistance of the coaxial heater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ol</m:t>
        </m:r>
      </m:oMath>
      <w:r>
        <w:t>) was about 0.3 Ω, so that most of the heat in the circuit was dissipated by the coaxial heater. The potential difference across the coaxial heater (</w:t>
      </w:r>
      <m:oMath>
        <m:sSub>
          <m:sSubPr>
            <m:ctrlPr>
              <w:rPr>
                <w:rFonts w:ascii="Cambria Math" w:hAnsi="Cambria Math"/>
              </w:rPr>
            </m:ctrlPr>
          </m:sSubPr>
          <m:e>
            <m:r>
              <w:rPr>
                <w:rFonts w:ascii="Cambria Math" w:hAnsi="Cambria Math"/>
              </w:rPr>
              <m:t>V</m:t>
            </m:r>
          </m:e>
          <m:sub>
            <m:r>
              <w:rPr>
                <w:rFonts w:ascii="Cambria Math" w:hAnsi="Cambria Math"/>
              </w:rPr>
              <m:t>col</m:t>
            </m:r>
          </m:sub>
        </m:sSub>
      </m:oMath>
      <w:r>
        <w:t>) and the reference resistor (</w:t>
      </w:r>
      <m:oMath>
        <m:sSub>
          <m:sSubPr>
            <m:ctrlPr>
              <w:rPr>
                <w:rFonts w:ascii="Cambria Math" w:hAnsi="Cambria Math"/>
              </w:rPr>
            </m:ctrlPr>
          </m:sSubPr>
          <m:e>
            <m:r>
              <w:rPr>
                <w:rFonts w:ascii="Cambria Math" w:hAnsi="Cambria Math"/>
              </w:rPr>
              <m:t>V</m:t>
            </m:r>
          </m:e>
          <m:sub>
            <m:r>
              <w:rPr>
                <w:rFonts w:ascii="Cambria Math" w:hAnsi="Cambria Math"/>
              </w:rPr>
              <m:t>ref</m:t>
            </m:r>
          </m:sub>
        </m:sSub>
      </m:oMath>
      <w:r>
        <w:t xml:space="preserve">) were measured (See Figure </w:t>
      </w:r>
      <w:hyperlink w:anchor="Circuit">
        <w:r>
          <w:rPr>
            <w:rStyle w:val="Hyperlink"/>
          </w:rPr>
          <w:t>[Circuit]</w:t>
        </w:r>
      </w:hyperlink>
      <w:r>
        <w:t xml:space="preserve">). If the resistances of the coaxial heater and the reference resistor were both constant, the ratio </w:t>
      </w:r>
      <m:oMath>
        <m:sSub>
          <m:sSubPr>
            <m:ctrlPr>
              <w:rPr>
                <w:rFonts w:ascii="Cambria Math" w:hAnsi="Cambria Math"/>
              </w:rPr>
            </m:ctrlPr>
          </m:sSubPr>
          <m:e>
            <m:r>
              <w:rPr>
                <w:rFonts w:ascii="Cambria Math" w:hAnsi="Cambria Math"/>
              </w:rPr>
              <m:t>V</m:t>
            </m:r>
          </m:e>
          <m:sub>
            <m:r>
              <w:rPr>
                <w:rFonts w:ascii="Cambria Math" w:hAnsi="Cambria Math"/>
              </w:rPr>
              <m:t>col</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ref</m:t>
            </m:r>
          </m:sub>
        </m:sSub>
      </m:oMath>
      <w:r>
        <w:t xml:space="preserve"> would be </w:t>
      </w:r>
      <w:r>
        <w:lastRenderedPageBreak/>
        <w:t xml:space="preserve">constant, independent of the current. But metals have positive coefficients of resistivity so the resistance of the coaxial heater will increase with temperature. If the assumption is made that the temperature of the reference resistor does not change, then the ratio </w:t>
      </w:r>
      <m:oMath>
        <m:sSub>
          <m:sSubPr>
            <m:ctrlPr>
              <w:rPr>
                <w:rFonts w:ascii="Cambria Math" w:hAnsi="Cambria Math"/>
              </w:rPr>
            </m:ctrlPr>
          </m:sSubPr>
          <m:e>
            <m:r>
              <w:rPr>
                <w:rFonts w:ascii="Cambria Math" w:hAnsi="Cambria Math"/>
              </w:rPr>
              <m:t>V</m:t>
            </m:r>
          </m:e>
          <m:sub>
            <m:r>
              <w:rPr>
                <w:rFonts w:ascii="Cambria Math" w:hAnsi="Cambria Math"/>
              </w:rPr>
              <m:t>col</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ref</m:t>
            </m:r>
          </m:sub>
        </m:sSub>
      </m:oMath>
      <w:r>
        <w:t xml:space="preserve"> will be proportional to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ol</m:t>
        </m:r>
      </m:oMath>
      <w:r>
        <w:t>.</w:t>
      </w:r>
      <w:commentRangeStart w:id="95"/>
      <w:ins w:id="96" w:author="Prof. ER Rohwer" w:date="2019-08-11T16:19:00Z">
        <w:r w:rsidR="00585555">
          <w:t>subscript</w:t>
        </w:r>
      </w:ins>
      <w:r>
        <w:t xml:space="preserve"> </w:t>
      </w:r>
      <w:commentRangeEnd w:id="95"/>
      <w:r w:rsidR="005354DC">
        <w:rPr>
          <w:rStyle w:val="CommentReference"/>
        </w:rPr>
        <w:commentReference w:id="95"/>
      </w:r>
      <w:r>
        <w:t xml:space="preserve">If the resistance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ol</m:t>
        </m:r>
      </m:oMath>
      <w:r>
        <w:t xml:space="preserve"> is assumed to be a monotonically rising function of the temperature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ol=f(T)</m:t>
        </m:r>
      </m:oMath>
      <w:r>
        <w:t>), then the inverse function will provide the temperature (</w:t>
      </w:r>
      <m:oMath>
        <m:r>
          <w:rPr>
            <w:rFonts w:ascii="Cambria Math" w:hAnsi="Cambria Math"/>
          </w:rPr>
          <m:t>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w:commentRangeStart w:id="97"/>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ol</m:t>
        </m:r>
        <w:commentRangeEnd w:id="97"/>
        <m:r>
          <m:rPr>
            <m:sty m:val="p"/>
          </m:rPr>
          <w:rPr>
            <w:rStyle w:val="CommentReference"/>
          </w:rPr>
          <w:commentReference w:id="97"/>
        </m:r>
        <m:r>
          <w:rPr>
            <w:rFonts w:ascii="Cambria Math" w:hAnsi="Cambria Math"/>
          </w:rPr>
          <m:t>)</m:t>
        </m:r>
      </m:oMath>
      <w:r>
        <w:t>).</w:t>
      </w:r>
    </w:p>
    <w:p w14:paraId="2F84E432" w14:textId="77777777" w:rsidR="00E226FB" w:rsidRDefault="00602C40">
      <w:pPr>
        <w:pStyle w:val="CaptionedFigure"/>
      </w:pPr>
      <w:r>
        <w:rPr>
          <w:noProof/>
          <w:lang w:val="en-ZA" w:eastAsia="en-ZA"/>
        </w:rPr>
        <w:drawing>
          <wp:inline distT="0" distB="0" distL="0" distR="0" wp14:anchorId="6E84F6F9" wp14:editId="7E0397A7">
            <wp:extent cx="3059999" cy="1665159"/>
            <wp:effectExtent l="0" t="0" r="0" b="0"/>
            <wp:docPr id="2" name="Picture" descr="[Circuit]A simplified circuit diagram of the resistance measuring circuit."/>
            <wp:cNvGraphicFramePr/>
            <a:graphic xmlns:a="http://schemas.openxmlformats.org/drawingml/2006/main">
              <a:graphicData uri="http://schemas.openxmlformats.org/drawingml/2006/picture">
                <pic:pic xmlns:pic="http://schemas.openxmlformats.org/drawingml/2006/picture">
                  <pic:nvPicPr>
                    <pic:cNvPr id="0" name="Picture" descr="./Figures/ResistanceMeasurement.pdf"/>
                    <pic:cNvPicPr>
                      <a:picLocks noChangeAspect="1" noChangeArrowheads="1"/>
                    </pic:cNvPicPr>
                  </pic:nvPicPr>
                  <pic:blipFill>
                    <a:blip r:embed="rId11"/>
                    <a:stretch>
                      <a:fillRect/>
                    </a:stretch>
                  </pic:blipFill>
                  <pic:spPr bwMode="auto">
                    <a:xfrm>
                      <a:off x="0" y="0"/>
                      <a:ext cx="3059999" cy="1665159"/>
                    </a:xfrm>
                    <a:prstGeom prst="rect">
                      <a:avLst/>
                    </a:prstGeom>
                    <a:noFill/>
                    <a:ln w="9525">
                      <a:noFill/>
                      <a:headEnd/>
                      <a:tailEnd/>
                    </a:ln>
                  </pic:spPr>
                </pic:pic>
              </a:graphicData>
            </a:graphic>
          </wp:inline>
        </w:drawing>
      </w:r>
    </w:p>
    <w:p w14:paraId="183312AE" w14:textId="77777777" w:rsidR="00E226FB" w:rsidRDefault="00602C40">
      <w:pPr>
        <w:pStyle w:val="ImageCaption"/>
      </w:pPr>
      <w:bookmarkStart w:id="98" w:name="Circuit"/>
      <w:r>
        <w:t>[Circuit]</w:t>
      </w:r>
      <w:bookmarkEnd w:id="98"/>
      <w:r>
        <w:t>A simplified circuit diagram of the resistance measuring circuit.</w:t>
      </w:r>
    </w:p>
    <w:p w14:paraId="7A605FBE" w14:textId="77777777" w:rsidR="00E226FB" w:rsidRDefault="00602C40">
      <w:pPr>
        <w:pStyle w:val="BodyText"/>
      </w:pPr>
      <w:r>
        <w:t xml:space="preserve">A bank of six PNP 2N2955 bipolar transistors mounted in parallel on an aluminium plate provided a controlled current of up to 20 </w:t>
      </w:r>
      <w:commentRangeStart w:id="99"/>
      <w:ins w:id="100" w:author="Prof. ER Rohwer" w:date="2019-08-11T16:22:00Z">
        <w:r w:rsidR="00585555">
          <w:t xml:space="preserve">A </w:t>
        </w:r>
      </w:ins>
      <w:commentRangeEnd w:id="99"/>
      <w:r w:rsidR="005354DC">
        <w:rPr>
          <w:rStyle w:val="CommentReference"/>
        </w:rPr>
        <w:commentReference w:id="99"/>
      </w:r>
      <w:r>
        <w:t>at 20 V for the coaxial heater. The mounting plate was air-cooled by two 4-inch fans.</w:t>
      </w:r>
    </w:p>
    <w:p w14:paraId="5E46079D" w14:textId="77777777" w:rsidR="00E226FB" w:rsidRDefault="00602C40">
      <w:pPr>
        <w:pStyle w:val="BodyText"/>
      </w:pPr>
      <w:r>
        <w:t>A two-stage control system controlled the current. The first stage of the control system was a PID controller implemented in LabVIEW. The process variable was the temperature of the coaxial heater, as calculated from its electrical resistance, and the set value was determined by the desired chromatographic temperature program. The manipulated variable was the voltage of the digital-to-analog converter converter (DAC) of the data acquisition board. The final stage was an electronic system, where the voltage applied to the coaxial heater was the process variable, and the set value was a voltage provided by the DAC. The manipulated variable was the base current of the power transistors. In summary, the software set a voltage, which set the power of the coaxial heater. The</w:t>
      </w:r>
      <w:del w:id="101" w:author="Prof. ER Rohwer" w:date="2019-08-11T16:25:00Z">
        <w:r w:rsidDel="00FD565E">
          <w:delText>d</w:delText>
        </w:r>
      </w:del>
      <w:r>
        <w:t xml:space="preserve"> two-stage design allows for switching of the power to the coaxial heater from computer control to manual control, via a potentiometer on the instrument front panel. Being able to control the power of the coaxial heater manually is extremely useful during development and fault-finding.</w:t>
      </w:r>
    </w:p>
    <w:p w14:paraId="3F9EFB29" w14:textId="77777777" w:rsidR="00E226FB" w:rsidRDefault="00602C40">
      <w:pPr>
        <w:pStyle w:val="BodyText"/>
      </w:pPr>
      <w:r>
        <w:t>AD595 monolithic thermocouple amplifiers (Analog Devices) with integral cold junction compensation was used to condition the signal of the K-type thermocouples that were used for temperature monitoring and calibration.</w:t>
      </w:r>
    </w:p>
    <w:p w14:paraId="511627AA" w14:textId="77777777" w:rsidR="00E226FB" w:rsidRDefault="00602C40">
      <w:pPr>
        <w:pStyle w:val="BodyText"/>
      </w:pPr>
      <w:r>
        <w:t>Solid state relays (Opto 22, Model 240D3) were used to switch the inlet and outlet T-piece block cartridge heaters (described above) on and off. Pulse width modulation, implemented in software, was used to control the amount of heat produced by the cartridge heaters, and hence the temperature of the T-piece blocks.</w:t>
      </w:r>
      <w:ins w:id="102" w:author="Prof. ER Rohwer" w:date="2019-08-11T16:27:00Z">
        <w:r w:rsidR="006A0DF4">
          <w:t xml:space="preserve"> Hoe word die </w:t>
        </w:r>
        <w:proofErr w:type="spellStart"/>
        <w:r w:rsidR="006A0DF4">
          <w:t>isolasie</w:t>
        </w:r>
        <w:proofErr w:type="spellEnd"/>
        <w:r w:rsidR="006A0DF4">
          <w:t xml:space="preserve"> van die </w:t>
        </w:r>
      </w:ins>
      <w:proofErr w:type="spellStart"/>
      <w:ins w:id="103" w:author="Prof. ER Rohwer" w:date="2019-08-11T16:28:00Z">
        <w:r w:rsidR="006A0DF4">
          <w:t>verhitting-</w:t>
        </w:r>
      </w:ins>
      <w:ins w:id="104" w:author="Prof. ER Rohwer" w:date="2019-08-11T16:27:00Z">
        <w:r w:rsidR="006A0DF4">
          <w:t>stroombeheer</w:t>
        </w:r>
        <w:proofErr w:type="spellEnd"/>
        <w:r w:rsidR="006A0DF4">
          <w:t xml:space="preserve"> circuit </w:t>
        </w:r>
        <w:proofErr w:type="spellStart"/>
        <w:r w:rsidR="006A0DF4">
          <w:t>verseker</w:t>
        </w:r>
        <w:proofErr w:type="spellEnd"/>
        <w:r w:rsidR="006A0DF4">
          <w:t>?</w:t>
        </w:r>
      </w:ins>
    </w:p>
    <w:p w14:paraId="59FC8171" w14:textId="77777777" w:rsidR="00E226FB" w:rsidRDefault="00602C40">
      <w:pPr>
        <w:pStyle w:val="BodyText"/>
      </w:pPr>
      <w:r>
        <w:t>A PCI-6014 multifunction data acquisition board (National Instruments) was used to interface the electronics with the computer.</w:t>
      </w:r>
    </w:p>
    <w:p w14:paraId="46FEC057" w14:textId="77777777" w:rsidR="00E226FB" w:rsidRDefault="00602C40">
      <w:pPr>
        <w:pStyle w:val="Heading2"/>
      </w:pPr>
      <w:bookmarkStart w:id="105" w:name="coaxial-heater-temperature-calibration"/>
      <w:r>
        <w:lastRenderedPageBreak/>
        <w:t>Coaxial heater temperature calibration</w:t>
      </w:r>
      <w:bookmarkEnd w:id="105"/>
    </w:p>
    <w:p w14:paraId="36259FD9" w14:textId="77777777" w:rsidR="00E226FB" w:rsidRDefault="00602C40">
      <w:pPr>
        <w:pStyle w:val="FirstParagraph"/>
      </w:pPr>
      <w:r>
        <w:t xml:space="preserve">The temperature of the coaxial heater was calibrated by constructing a thermocouple probe from 0.025 mm diameter thermocouple alloy wire (T1 and T2 alloys, Goodfellow) threaded inside a 500 mm length of 0.25 mm i.d. capillary chromatography column. This thermocouple was then threaded inside the coaxial </w:t>
      </w:r>
      <w:commentRangeStart w:id="106"/>
      <w:r>
        <w:t>heater</w:t>
      </w:r>
      <w:ins w:id="107" w:author="Prof. ER Rohwer" w:date="2019-08-11T16:29:00Z">
        <w:r w:rsidR="006A0DF4">
          <w:t xml:space="preserve"> (just like the capillary column during GC operation)</w:t>
        </w:r>
      </w:ins>
      <w:commentRangeEnd w:id="106"/>
      <w:r w:rsidR="00357C05">
        <w:rPr>
          <w:rStyle w:val="CommentReference"/>
        </w:rPr>
        <w:commentReference w:id="106"/>
      </w:r>
      <w:r>
        <w:t>, to record the temperature of the heater. The recorded temperature could then be used to calibrate the coaxial heater resistance.</w:t>
      </w:r>
    </w:p>
    <w:p w14:paraId="5C72244B" w14:textId="77777777" w:rsidR="00E226FB" w:rsidRDefault="00602C40">
      <w:pPr>
        <w:pStyle w:val="Heading2"/>
      </w:pPr>
      <w:bookmarkStart w:id="108" w:name="heating-uniformity"/>
      <w:r>
        <w:t>Heating uniformity</w:t>
      </w:r>
      <w:bookmarkEnd w:id="108"/>
    </w:p>
    <w:p w14:paraId="21E730A2" w14:textId="77777777" w:rsidR="00E226FB" w:rsidRDefault="00602C40">
      <w:pPr>
        <w:pStyle w:val="FirstParagraph"/>
      </w:pPr>
      <w:r>
        <w:t>To determine whether the coaxial heater was heating the column with acceptable uniformity, we used two methods.</w:t>
      </w:r>
    </w:p>
    <w:p w14:paraId="3D417318" w14:textId="715A0EBD" w:rsidR="00E226FB" w:rsidRDefault="00602C40">
      <w:pPr>
        <w:pStyle w:val="BodyText"/>
      </w:pPr>
      <w:commentRangeStart w:id="109"/>
      <w:del w:id="110" w:author="Niel Malan" w:date="2019-08-13T13:00:00Z">
        <w:r w:rsidDel="00471311">
          <w:delText>Firstly</w:delText>
        </w:r>
      </w:del>
      <w:ins w:id="111" w:author="Niel Malan" w:date="2019-08-13T13:00:00Z">
        <w:r w:rsidR="00471311">
          <w:t>Firstly</w:t>
        </w:r>
        <w:commentRangeEnd w:id="109"/>
        <w:r w:rsidR="00471311">
          <w:rPr>
            <w:rStyle w:val="CommentReference"/>
          </w:rPr>
          <w:commentReference w:id="109"/>
        </w:r>
        <w:r w:rsidR="00471311">
          <w:t>,</w:t>
        </w:r>
      </w:ins>
      <w:r>
        <w:t xml:space="preserve"> we acquired thermal images of the coaxial heater, using a FLIR T660 infrared camera</w:t>
      </w:r>
      <w:commentRangeStart w:id="112"/>
      <w:ins w:id="113" w:author="Prof. ER Rohwer" w:date="2019-08-11T18:56:00Z">
        <w:r w:rsidR="00451AA0">
          <w:t>.</w:t>
        </w:r>
      </w:ins>
      <w:commentRangeEnd w:id="112"/>
      <w:r w:rsidR="00357C05">
        <w:rPr>
          <w:rStyle w:val="CommentReference"/>
        </w:rPr>
        <w:commentReference w:id="112"/>
      </w:r>
    </w:p>
    <w:p w14:paraId="12E93B0F" w14:textId="77777777" w:rsidR="00E226FB" w:rsidRDefault="00602C40">
      <w:pPr>
        <w:pStyle w:val="BodyText"/>
      </w:pPr>
      <w:r>
        <w:t>Secondly, for experiments in determining temperature gradients, a thermocouple probe was constructed as described above, except that the probe contained two thermocouples, 330 mm apart, equidistant from the ends.</w:t>
      </w:r>
    </w:p>
    <w:p w14:paraId="188B720A" w14:textId="77777777" w:rsidR="00E226FB" w:rsidRDefault="00602C40">
      <w:pPr>
        <w:pStyle w:val="Heading2"/>
      </w:pPr>
      <w:bookmarkStart w:id="114" w:name="software"/>
      <w:r>
        <w:t>Software</w:t>
      </w:r>
      <w:bookmarkEnd w:id="114"/>
    </w:p>
    <w:p w14:paraId="38A296F7" w14:textId="77777777" w:rsidR="00E226FB" w:rsidRDefault="00602C40">
      <w:pPr>
        <w:pStyle w:val="Heading3"/>
      </w:pPr>
      <w:bookmarkStart w:id="115" w:name="instrument-control"/>
      <w:r>
        <w:t>Instrument Control</w:t>
      </w:r>
      <w:bookmarkEnd w:id="115"/>
    </w:p>
    <w:p w14:paraId="50865773" w14:textId="77777777" w:rsidR="00E226FB" w:rsidRDefault="00602C40">
      <w:pPr>
        <w:pStyle w:val="FirstParagraph"/>
      </w:pPr>
      <w:r>
        <w:t>The software for controlling the instrument and collecting data was written in LabVIEW 7.1 (National Instruments). Two main loops were used. One controlled the various aspects of the instrument, in particular the temperature control. This loop ran with a period of 200 ms. The second main loop collected the data and ran as often as the hardware allowed.</w:t>
      </w:r>
    </w:p>
    <w:p w14:paraId="4CD5A8D3" w14:textId="77777777" w:rsidR="00E226FB" w:rsidRDefault="00602C40">
      <w:pPr>
        <w:pStyle w:val="BodyText"/>
      </w:pPr>
      <w:r>
        <w:t xml:space="preserve">The coaxial heater temperature was controlled by proportional-integral-derivative (PID) controllers implemented in LabVIEW. In practice it was found that only proportional and integrative control was needed. </w:t>
      </w:r>
      <w:ins w:id="116" w:author="Prof. ER Rohwer" w:date="2019-08-11T18:58:00Z">
        <w:r w:rsidR="006A6AF8">
          <w:t>(</w:t>
        </w:r>
      </w:ins>
      <w:commentRangeStart w:id="117"/>
      <w:r>
        <w:t xml:space="preserve">Tuning PID controllers is a challenge for non-experts: the available academic literature is very theoretical in </w:t>
      </w:r>
      <w:proofErr w:type="spellStart"/>
      <w:r>
        <w:t>nature.</w:t>
      </w:r>
      <w:ins w:id="118" w:author="Prof. ER Rohwer" w:date="2019-08-11T18:58:00Z">
        <w:r w:rsidR="006A6AF8">
          <w:t>los</w:t>
        </w:r>
        <w:proofErr w:type="spellEnd"/>
        <w:r w:rsidR="006A6AF8">
          <w:t xml:space="preserve"> </w:t>
        </w:r>
        <w:proofErr w:type="spellStart"/>
        <w:r w:rsidR="006A6AF8">
          <w:t>uit</w:t>
        </w:r>
        <w:proofErr w:type="spellEnd"/>
        <w:r w:rsidR="006A6AF8">
          <w:t>)</w:t>
        </w:r>
      </w:ins>
      <w:r>
        <w:t xml:space="preserve"> </w:t>
      </w:r>
      <w:commentRangeEnd w:id="117"/>
      <w:r w:rsidR="00357C05">
        <w:rPr>
          <w:rStyle w:val="CommentReference"/>
        </w:rPr>
        <w:commentReference w:id="117"/>
      </w:r>
      <w:commentRangeStart w:id="119"/>
      <w:del w:id="120" w:author="Prof. ER Rohwer" w:date="2019-08-11T18:58:00Z">
        <w:r w:rsidDel="006A6AF8">
          <w:delText>Hence</w:delText>
        </w:r>
      </w:del>
      <w:r>
        <w:t xml:space="preserve"> </w:t>
      </w:r>
      <w:ins w:id="121" w:author="Prof. ER Rohwer" w:date="2019-08-11T18:58:00Z">
        <w:r w:rsidR="006A6AF8">
          <w:t>W</w:t>
        </w:r>
      </w:ins>
      <w:del w:id="122" w:author="Prof. ER Rohwer" w:date="2019-08-11T18:58:00Z">
        <w:r w:rsidDel="006A6AF8">
          <w:delText>w</w:delText>
        </w:r>
      </w:del>
      <w:r>
        <w:t>e</w:t>
      </w:r>
      <w:commentRangeEnd w:id="119"/>
      <w:r w:rsidR="00357C05">
        <w:rPr>
          <w:rStyle w:val="CommentReference"/>
        </w:rPr>
        <w:commentReference w:id="119"/>
      </w:r>
      <w:r>
        <w:t xml:space="preserve"> used a privately published step-by-step implementation of the Cohen-Coon loop tuning method</w:t>
      </w:r>
      <w:ins w:id="123" w:author="Prof. ER Rohwer" w:date="2019-08-11T18:58:00Z">
        <w:r w:rsidR="006A6AF8">
          <w:t xml:space="preserve"> </w:t>
        </w:r>
        <w:commentRangeStart w:id="124"/>
        <w:r w:rsidR="006A6AF8">
          <w:t>ref</w:t>
        </w:r>
      </w:ins>
      <w:r>
        <w:t>.</w:t>
      </w:r>
      <w:commentRangeEnd w:id="124"/>
      <w:r w:rsidR="00357C05">
        <w:rPr>
          <w:rStyle w:val="CommentReference"/>
        </w:rPr>
        <w:commentReference w:id="124"/>
      </w:r>
    </w:p>
    <w:p w14:paraId="3BBA7C85" w14:textId="77777777" w:rsidR="00E226FB" w:rsidRDefault="00602C40">
      <w:pPr>
        <w:pStyle w:val="BodyText"/>
      </w:pPr>
      <w:r>
        <w:t>Subsidiary PID controllers controlled the T-piece block temperatures and the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pump pressure.</w:t>
      </w:r>
    </w:p>
    <w:p w14:paraId="7C47DA4C" w14:textId="77777777" w:rsidR="00E226FB" w:rsidRDefault="00602C40">
      <w:pPr>
        <w:pStyle w:val="Heading3"/>
      </w:pPr>
      <w:bookmarkStart w:id="125" w:name="data-structure"/>
      <w:r>
        <w:t>Data structure</w:t>
      </w:r>
      <w:bookmarkEnd w:id="125"/>
    </w:p>
    <w:p w14:paraId="6B8E8999" w14:textId="77777777" w:rsidR="00E226FB" w:rsidRDefault="00602C40">
      <w:pPr>
        <w:pStyle w:val="FirstParagraph"/>
      </w:pPr>
      <w:r>
        <w:t>In GC</w:t>
      </w:r>
      <m:oMath>
        <m:r>
          <w:rPr>
            <w:rFonts w:ascii="Cambria Math" w:hAnsi="Cambria Math"/>
          </w:rPr>
          <m:t>×</m:t>
        </m:r>
      </m:oMath>
      <w:r>
        <w:t>GC, 2D data is recorded as a continuous FID output stream, as if it is a 1D GC chromatogram, and later converted into a 2D chromatogram, using knowledge of the modulation period.</w:t>
      </w:r>
    </w:p>
    <w:p w14:paraId="56419350" w14:textId="77777777" w:rsidR="00E226FB" w:rsidRDefault="00602C40">
      <w:pPr>
        <w:pStyle w:val="BodyText"/>
      </w:pPr>
      <w:r>
        <w:t xml:space="preserve">For two reasons we could not use this approach. Firstly, in our instrument the first (SFC) dimension runs in a stop-flow mode making continuous data recording inappropriate. </w:t>
      </w:r>
      <w:r>
        <w:lastRenderedPageBreak/>
        <w:t xml:space="preserve">Secondly, the duration of the cooling cycle </w:t>
      </w:r>
      <w:commentRangeStart w:id="126"/>
      <w:ins w:id="127" w:author="Prof. ER Rohwer" w:date="2019-08-11T18:59:00Z">
        <w:r w:rsidR="006A6AF8">
          <w:t xml:space="preserve">can vary slightly </w:t>
        </w:r>
      </w:ins>
      <w:del w:id="128" w:author="Prof. ER Rohwer" w:date="2019-08-11T18:59:00Z">
        <w:r w:rsidDel="006A6AF8">
          <w:delText>varies</w:delText>
        </w:r>
      </w:del>
      <w:commentRangeEnd w:id="126"/>
      <w:r w:rsidR="00357C05">
        <w:rPr>
          <w:rStyle w:val="CommentReference"/>
        </w:rPr>
        <w:commentReference w:id="126"/>
      </w:r>
      <w:r>
        <w:t xml:space="preserve">, which would introduce unacceptable variation in </w:t>
      </w:r>
      <w:r>
        <w:rPr>
          <w:vertAlign w:val="superscript"/>
        </w:rPr>
        <w:t>2</w:t>
      </w:r>
      <w:r>
        <w:t>D retention times.</w:t>
      </w:r>
    </w:p>
    <w:p w14:paraId="2CBD5116" w14:textId="77777777" w:rsidR="00E226FB" w:rsidRDefault="00602C40">
      <w:pPr>
        <w:pStyle w:val="BodyText"/>
      </w:pPr>
      <w:r>
        <w:t>We therefore constructed 2D chromatograms by starting to record data each time the GC fast temperature program started, noting the GC start time as the elution time of the first (SFC) dimension.</w:t>
      </w:r>
    </w:p>
    <w:p w14:paraId="75DC777B" w14:textId="77777777" w:rsidR="00E226FB" w:rsidRDefault="00602C40">
      <w:pPr>
        <w:pStyle w:val="Heading3"/>
      </w:pPr>
      <w:bookmarkStart w:id="129" w:name="data-visualization"/>
      <w:r>
        <w:t>Data visualization</w:t>
      </w:r>
      <w:bookmarkEnd w:id="129"/>
    </w:p>
    <w:p w14:paraId="25E09642" w14:textId="77777777" w:rsidR="00E226FB" w:rsidRDefault="00602C40">
      <w:pPr>
        <w:pStyle w:val="FirstParagraph"/>
      </w:pPr>
      <w:r>
        <w:t xml:space="preserve">For data visualization we used the technical computing system Mathematica 11.3 (Wolfram). First the collected data was converted to a list of three-element lists, with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D retention time,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 retention time, and detector signal as the elements of the inner lists. The Mathematica functions </w:t>
      </w:r>
      <w:r>
        <w:rPr>
          <w:rStyle w:val="VerbatimChar"/>
        </w:rPr>
        <w:t>List3DPlot[]</w:t>
      </w:r>
      <w:r>
        <w:t xml:space="preserve"> and </w:t>
      </w:r>
      <w:r>
        <w:rPr>
          <w:rStyle w:val="VerbatimChar"/>
        </w:rPr>
        <w:t>ContourPlot[]</w:t>
      </w:r>
      <w:r>
        <w:t xml:space="preserve"> could then be used to plot 3D chromatograms or contour plots respectively.</w:t>
      </w:r>
    </w:p>
    <w:p w14:paraId="33F11D19" w14:textId="77777777" w:rsidR="00E226FB" w:rsidRDefault="00602C40">
      <w:pPr>
        <w:pStyle w:val="Heading1"/>
      </w:pPr>
      <w:bookmarkStart w:id="130" w:name="results-and-discussion"/>
      <w:r>
        <w:t>Results and Discussion</w:t>
      </w:r>
      <w:bookmarkEnd w:id="130"/>
    </w:p>
    <w:p w14:paraId="43F6079F" w14:textId="77777777" w:rsidR="00E226FB" w:rsidRDefault="00602C40">
      <w:pPr>
        <w:pStyle w:val="Heading2"/>
      </w:pPr>
      <w:bookmarkStart w:id="131" w:name="heating-uniformity-1"/>
      <w:r>
        <w:t>Heating uniformity</w:t>
      </w:r>
      <w:bookmarkEnd w:id="131"/>
    </w:p>
    <w:p w14:paraId="508F39CD" w14:textId="77777777" w:rsidR="00E226FB" w:rsidRDefault="00602C40">
      <w:pPr>
        <w:pStyle w:val="FirstParagraph"/>
      </w:pPr>
      <w:r>
        <w:t xml:space="preserve">As a first step in developing the coaxial heater, we tried to answer the question about its temperature uniformity. Because the temperature coefficient of resistivity of metals is positive, in the absence of equalizing heat flow the resistive heating process in a long, thin tube is inherently unstable. To monitor the temperature profile along the length, we acquired a thermal video (Figure </w:t>
      </w:r>
      <w:hyperlink w:anchor="fig:ThermImg">
        <w:r>
          <w:rPr>
            <w:rStyle w:val="Hyperlink"/>
          </w:rPr>
          <w:t>[fig:ThermImg]</w:t>
        </w:r>
      </w:hyperlink>
      <w:r>
        <w:t>) of the coaxial heater. The video shows that the coaxial heater heats and cools smoothly with no run-away hot spots.</w:t>
      </w:r>
    </w:p>
    <w:p w14:paraId="21A93B8D" w14:textId="77777777" w:rsidR="00E226FB" w:rsidRDefault="00602C40">
      <w:pPr>
        <w:pStyle w:val="CaptionedFigure"/>
      </w:pPr>
      <w:r>
        <w:rPr>
          <w:noProof/>
          <w:lang w:val="en-ZA" w:eastAsia="en-ZA"/>
        </w:rPr>
        <w:drawing>
          <wp:inline distT="0" distB="0" distL="0" distR="0" wp14:anchorId="6ADDE2C4" wp14:editId="5D517835">
            <wp:extent cx="3059999" cy="2294999"/>
            <wp:effectExtent l="0" t="0" r="0" b="0"/>
            <wp:docPr id="3" name="Picture" descr="[fig:ThermImg]A thermal image of the coaxial heater."/>
            <wp:cNvGraphicFramePr/>
            <a:graphic xmlns:a="http://schemas.openxmlformats.org/drawingml/2006/main">
              <a:graphicData uri="http://schemas.openxmlformats.org/drawingml/2006/picture">
                <pic:pic xmlns:pic="http://schemas.openxmlformats.org/drawingml/2006/picture">
                  <pic:nvPicPr>
                    <pic:cNvPr id="0" name="Picture" descr="./Figures/1-16.jpg"/>
                    <pic:cNvPicPr>
                      <a:picLocks noChangeAspect="1" noChangeArrowheads="1"/>
                    </pic:cNvPicPr>
                  </pic:nvPicPr>
                  <pic:blipFill>
                    <a:blip r:embed="rId12"/>
                    <a:stretch>
                      <a:fillRect/>
                    </a:stretch>
                  </pic:blipFill>
                  <pic:spPr bwMode="auto">
                    <a:xfrm>
                      <a:off x="0" y="0"/>
                      <a:ext cx="3059999" cy="2294999"/>
                    </a:xfrm>
                    <a:prstGeom prst="rect">
                      <a:avLst/>
                    </a:prstGeom>
                    <a:noFill/>
                    <a:ln w="9525">
                      <a:noFill/>
                      <a:headEnd/>
                      <a:tailEnd/>
                    </a:ln>
                  </pic:spPr>
                </pic:pic>
              </a:graphicData>
            </a:graphic>
          </wp:inline>
        </w:drawing>
      </w:r>
    </w:p>
    <w:p w14:paraId="745E4E09" w14:textId="77777777" w:rsidR="00E226FB" w:rsidRDefault="00602C40">
      <w:pPr>
        <w:pStyle w:val="ImageCaption"/>
      </w:pPr>
      <w:bookmarkStart w:id="132" w:name="fig:ThermImg"/>
      <w:r>
        <w:t>[fig:ThermImg]</w:t>
      </w:r>
      <w:bookmarkEnd w:id="132"/>
      <w:r>
        <w:t>A thermal image of the coaxial heater.</w:t>
      </w:r>
    </w:p>
    <w:p w14:paraId="60E4A9DA" w14:textId="77777777" w:rsidR="00E226FB" w:rsidRDefault="00602C40">
      <w:pPr>
        <w:pStyle w:val="BodyText"/>
      </w:pPr>
      <w:r>
        <w:t xml:space="preserve">To quantify the non-uniformity of the coaxial heater, a dual thermocouple probe was inserted into the coaxial heater. The two thermocouples in the probe were 330 mm apart and positioned in the central third of the coaxial heater. The coaxial heater was submitted to a repeated program of cooling and ballistic heating. Figure </w:t>
      </w:r>
      <w:hyperlink w:anchor="fig:Repeatability">
        <w:r>
          <w:rPr>
            <w:rStyle w:val="Hyperlink"/>
          </w:rPr>
          <w:t>[fig:Repeatability]</w:t>
        </w:r>
      </w:hyperlink>
      <w:r>
        <w:t xml:space="preserve"> shows that </w:t>
      </w:r>
      <w:r>
        <w:lastRenderedPageBreak/>
        <w:t xml:space="preserve">the gradients established by cooling was small (approximately 10 </w:t>
      </w:r>
      <w:commentRangeStart w:id="133"/>
      <w:proofErr w:type="spellStart"/>
      <w:ins w:id="134" w:author="Prof. ER Rohwer" w:date="2019-08-11T22:11:00Z">
        <w:r w:rsidR="0074197E">
          <w:t>degrees</w:t>
        </w:r>
      </w:ins>
      <w:r>
        <w:t>C</w:t>
      </w:r>
      <w:commentRangeEnd w:id="133"/>
      <w:proofErr w:type="spellEnd"/>
      <w:r w:rsidR="00471311">
        <w:rPr>
          <w:rStyle w:val="CommentReference"/>
        </w:rPr>
        <w:commentReference w:id="133"/>
      </w:r>
      <w:r>
        <w:t>), stable and repeatable, and should not prevent good chromatography.</w:t>
      </w:r>
    </w:p>
    <w:p w14:paraId="3F54F054" w14:textId="77777777" w:rsidR="00E226FB" w:rsidRDefault="00602C40">
      <w:pPr>
        <w:pStyle w:val="CaptionedFigure"/>
      </w:pPr>
      <w:r>
        <w:rPr>
          <w:noProof/>
          <w:lang w:val="en-ZA" w:eastAsia="en-ZA"/>
        </w:rPr>
        <w:drawing>
          <wp:inline distT="0" distB="0" distL="0" distR="0" wp14:anchorId="197D5E9A" wp14:editId="79A2E926">
            <wp:extent cx="3059999" cy="1999199"/>
            <wp:effectExtent l="0" t="0" r="0" b="0"/>
            <wp:docPr id="4" name="Picture" descr="[fig:Repeatability]A graph indicating that temperature gradients are modest, stable and repeatable"/>
            <wp:cNvGraphicFramePr/>
            <a:graphic xmlns:a="http://schemas.openxmlformats.org/drawingml/2006/main">
              <a:graphicData uri="http://schemas.openxmlformats.org/drawingml/2006/picture">
                <pic:pic xmlns:pic="http://schemas.openxmlformats.org/drawingml/2006/picture">
                  <pic:nvPicPr>
                    <pic:cNvPr id="0" name="Picture" descr="./Figures/cp.pdf"/>
                    <pic:cNvPicPr>
                      <a:picLocks noChangeAspect="1" noChangeArrowheads="1"/>
                    </pic:cNvPicPr>
                  </pic:nvPicPr>
                  <pic:blipFill>
                    <a:blip r:embed="rId13"/>
                    <a:stretch>
                      <a:fillRect/>
                    </a:stretch>
                  </pic:blipFill>
                  <pic:spPr bwMode="auto">
                    <a:xfrm>
                      <a:off x="0" y="0"/>
                      <a:ext cx="3059999" cy="1999199"/>
                    </a:xfrm>
                    <a:prstGeom prst="rect">
                      <a:avLst/>
                    </a:prstGeom>
                    <a:noFill/>
                    <a:ln w="9525">
                      <a:noFill/>
                      <a:headEnd/>
                      <a:tailEnd/>
                    </a:ln>
                  </pic:spPr>
                </pic:pic>
              </a:graphicData>
            </a:graphic>
          </wp:inline>
        </w:drawing>
      </w:r>
    </w:p>
    <w:p w14:paraId="3894A214" w14:textId="77777777" w:rsidR="00E226FB" w:rsidRDefault="00602C40">
      <w:pPr>
        <w:pStyle w:val="ImageCaption"/>
      </w:pPr>
      <w:bookmarkStart w:id="135" w:name="fig:Repeatability"/>
      <w:r>
        <w:t>[fig:Repeatability]</w:t>
      </w:r>
      <w:bookmarkEnd w:id="135"/>
      <w:r>
        <w:t>A graph indicating that temperature gradients are modest, stable and repeatable</w:t>
      </w:r>
    </w:p>
    <w:p w14:paraId="391AB1C2" w14:textId="77777777" w:rsidR="00E226FB" w:rsidRDefault="00602C40">
      <w:pPr>
        <w:pStyle w:val="Heading2"/>
      </w:pPr>
      <w:bookmarkStart w:id="136" w:name="temperature-calibration"/>
      <w:r>
        <w:t>Temperature calibration</w:t>
      </w:r>
      <w:bookmarkEnd w:id="136"/>
    </w:p>
    <w:p w14:paraId="502226CF" w14:textId="77777777" w:rsidR="00E226FB" w:rsidRDefault="00602C40">
      <w:pPr>
        <w:pStyle w:val="FirstParagraph"/>
      </w:pPr>
      <w:r>
        <w:t>While it is conceptually possible to have a fast temperature program by using the voltage/current ratio alone as a temperature indicator and controlled variable, it would be hard to design chromatographic methods or translate methods without a knowledge of the real temperature. Therefore we went to some effort to calibrate the coaxial heater.</w:t>
      </w:r>
    </w:p>
    <w:p w14:paraId="4937AA0A" w14:textId="77777777" w:rsidR="00E226FB" w:rsidRDefault="00602C40">
      <w:pPr>
        <w:pStyle w:val="BodyText"/>
      </w:pPr>
      <w:r>
        <w:t xml:space="preserve">To calibrate a thermometer, the thermometer under test and its calibration environment must be in equilibrium. This requirement is hard to meet in our calibration, because a single point (the junction of the thermocouple) needs to be in equilibrium with the length of the coaxial heater at all times during fast heating. This equilibrium would be very difficult to maintain, especially because the uniformity of heating cannot be guaranteed, and is additionally influenced by the presence of the T-piece heaters at the high temperature of the GC inlet and detector — </w:t>
      </w:r>
      <w:commentRangeStart w:id="137"/>
      <w:del w:id="138" w:author="Prof. ER Rohwer" w:date="2019-08-11T22:13:00Z">
        <w:r w:rsidDel="00EE018A">
          <w:delText>r</w:delText>
        </w:r>
      </w:del>
      <w:ins w:id="139" w:author="Prof. ER Rohwer" w:date="2019-08-11T22:13:00Z">
        <w:r w:rsidR="00EE018A">
          <w:t>f</w:t>
        </w:r>
      </w:ins>
      <w:r>
        <w:t>or</w:t>
      </w:r>
      <w:commentRangeEnd w:id="137"/>
      <w:r w:rsidR="00357C05">
        <w:rPr>
          <w:rStyle w:val="CommentReference"/>
        </w:rPr>
        <w:commentReference w:id="137"/>
      </w:r>
      <w:r>
        <w:t xml:space="preserve"> a totally uniform heating of the coaxial heater the T-piece blocks would have to be at the same temperature as the coaxial heater.</w:t>
      </w:r>
    </w:p>
    <w:p w14:paraId="77832F7A" w14:textId="77777777" w:rsidR="00E226FB" w:rsidRDefault="00602C40">
      <w:pPr>
        <w:pStyle w:val="BodyText"/>
      </w:pPr>
      <w:r>
        <w:t>For reasons not understood, the calibration curve is oddly curved, and we arbitrarily fitted a B-spline to the data points. This procedure can be automated. Points from this B-spline curve were then extracted to create a calibration curve, from which an estimate of the temperature can be calculated by linear interpolation.</w:t>
      </w:r>
    </w:p>
    <w:p w14:paraId="7EC14018" w14:textId="77777777" w:rsidR="00E226FB" w:rsidRDefault="00602C40">
      <w:pPr>
        <w:pStyle w:val="CaptionedFigure"/>
      </w:pPr>
      <w:r>
        <w:rPr>
          <w:noProof/>
          <w:lang w:val="en-ZA" w:eastAsia="en-ZA"/>
        </w:rPr>
        <w:lastRenderedPageBreak/>
        <w:drawing>
          <wp:inline distT="0" distB="0" distL="0" distR="0" wp14:anchorId="79D74146" wp14:editId="51F01EFA">
            <wp:extent cx="3059999" cy="1869753"/>
            <wp:effectExtent l="0" t="0" r="0" b="0"/>
            <wp:docPr id="5" name="Picture" descr="[TempCal]A calibration curve."/>
            <wp:cNvGraphicFramePr/>
            <a:graphic xmlns:a="http://schemas.openxmlformats.org/drawingml/2006/main">
              <a:graphicData uri="http://schemas.openxmlformats.org/drawingml/2006/picture">
                <pic:pic xmlns:pic="http://schemas.openxmlformats.org/drawingml/2006/picture">
                  <pic:nvPicPr>
                    <pic:cNvPr id="0" name="Picture" descr="./Figures/2015_04_24_Calibration.pdf"/>
                    <pic:cNvPicPr>
                      <a:picLocks noChangeAspect="1" noChangeArrowheads="1"/>
                    </pic:cNvPicPr>
                  </pic:nvPicPr>
                  <pic:blipFill>
                    <a:blip r:embed="rId14"/>
                    <a:stretch>
                      <a:fillRect/>
                    </a:stretch>
                  </pic:blipFill>
                  <pic:spPr bwMode="auto">
                    <a:xfrm>
                      <a:off x="0" y="0"/>
                      <a:ext cx="3059999" cy="1869753"/>
                    </a:xfrm>
                    <a:prstGeom prst="rect">
                      <a:avLst/>
                    </a:prstGeom>
                    <a:noFill/>
                    <a:ln w="9525">
                      <a:noFill/>
                      <a:headEnd/>
                      <a:tailEnd/>
                    </a:ln>
                  </pic:spPr>
                </pic:pic>
              </a:graphicData>
            </a:graphic>
          </wp:inline>
        </w:drawing>
      </w:r>
    </w:p>
    <w:p w14:paraId="56C4E4C2" w14:textId="77777777" w:rsidR="00E226FB" w:rsidRDefault="00602C40">
      <w:pPr>
        <w:pStyle w:val="ImageCaption"/>
      </w:pPr>
      <w:bookmarkStart w:id="140" w:name="TempCal"/>
      <w:r>
        <w:t>[TempCal]</w:t>
      </w:r>
      <w:bookmarkEnd w:id="140"/>
      <w:r>
        <w:t>A calibration curve.</w:t>
      </w:r>
    </w:p>
    <w:p w14:paraId="5A88D30C" w14:textId="77777777" w:rsidR="00E226FB" w:rsidRDefault="00602C40">
      <w:pPr>
        <w:pStyle w:val="Heading2"/>
      </w:pPr>
      <w:bookmarkStart w:id="141" w:name="heating-rate"/>
      <w:r>
        <w:t>Heating rate</w:t>
      </w:r>
      <w:bookmarkEnd w:id="141"/>
    </w:p>
    <w:p w14:paraId="4E1554C4" w14:textId="071D2912" w:rsidR="00E226FB" w:rsidRDefault="00602C40">
      <w:pPr>
        <w:pStyle w:val="FirstParagraph"/>
      </w:pPr>
      <w:r>
        <w:t xml:space="preserve">According to Blumberg and Klee, a good initial heating rate is 10 </w:t>
      </w:r>
      <w:commentRangeStart w:id="142"/>
      <w:proofErr w:type="spellStart"/>
      <w:ins w:id="143" w:author="Prof. ER Rohwer" w:date="2019-08-11T22:14:00Z">
        <w:r w:rsidR="00EE018A">
          <w:t>deg</w:t>
        </w:r>
      </w:ins>
      <w:r>
        <w:t>C</w:t>
      </w:r>
      <w:commentRangeEnd w:id="142"/>
      <w:r w:rsidR="00357C05">
        <w:rPr>
          <w:rStyle w:val="CommentReference"/>
        </w:rPr>
        <w:commentReference w:id="142"/>
      </w:r>
      <w:r>
        <w:t>per</w:t>
      </w:r>
      <w:proofErr w:type="spellEnd"/>
      <w:r>
        <w:t xml:space="preserve"> void time</w:t>
      </w:r>
      <w:ins w:id="144" w:author="Prof. ER Rohwer" w:date="2019-08-11T22:14:00Z">
        <w:r w:rsidR="00EE018A">
          <w:t xml:space="preserve"> </w:t>
        </w:r>
        <w:commentRangeStart w:id="145"/>
        <w:r w:rsidR="00EE018A">
          <w:t>ref</w:t>
        </w:r>
      </w:ins>
      <w:commentRangeEnd w:id="145"/>
      <w:r w:rsidR="00357C05">
        <w:rPr>
          <w:rStyle w:val="CommentReference"/>
        </w:rPr>
        <w:commentReference w:id="145"/>
      </w:r>
      <w:r>
        <w:t>. With hydrogen as carrier gas in a 0.25 mm i.d. column of the optimum linear velocity is 40 cm/s. Then the void time of a 1 m column is 2.5 s, so the recommended heating rate is 10 C per 2.5 s, which is 4 C /s, or 240 C/min. This is a minimum heating rate for a separation-optimized run. Since in fast chromatography excess peak resolution is traded for shorter run times, higher than optimum flow rates will be used, so higher heating rates will be required. For narrower columns the flow will be even higher so heating rates of more than 1000 C/min will be required.</w:t>
      </w:r>
    </w:p>
    <w:p w14:paraId="2361C224" w14:textId="77777777" w:rsidR="00E226FB" w:rsidRDefault="00602C40">
      <w:pPr>
        <w:pStyle w:val="BodyText"/>
      </w:pPr>
      <w:r>
        <w:t xml:space="preserve">The attainable heating rate is a function of power to the heater and of the temperature required. (In the instrument presented here power was limited by the voltage output range of the DAC of the data acquisition board, and not by the power of the heater.) We were able to maintain controlled heating rates of 2500 C/min up to 400 C, or up to 4000 C/min up to 350 C. (Figure </w:t>
      </w:r>
      <w:hyperlink w:anchor="fig:MaxHeatingRate">
        <w:r>
          <w:rPr>
            <w:rStyle w:val="Hyperlink"/>
          </w:rPr>
          <w:t>[fig:MaxHeatingRate]</w:t>
        </w:r>
      </w:hyperlink>
      <w:r>
        <w:t>)</w:t>
      </w:r>
    </w:p>
    <w:p w14:paraId="786197DF" w14:textId="77777777" w:rsidR="00E226FB" w:rsidRDefault="00602C40">
      <w:pPr>
        <w:pStyle w:val="BodyText"/>
      </w:pPr>
      <w:r>
        <w:t>The heating rates attainable seem to be sufficient for the most demanding fast gas chromatography.</w:t>
      </w:r>
    </w:p>
    <w:p w14:paraId="530C3A13" w14:textId="77777777" w:rsidR="00E226FB" w:rsidRDefault="00602C40">
      <w:pPr>
        <w:pStyle w:val="CaptionedFigure"/>
      </w:pPr>
      <w:r>
        <w:rPr>
          <w:noProof/>
          <w:lang w:val="en-ZA" w:eastAsia="en-ZA"/>
        </w:rPr>
        <w:lastRenderedPageBreak/>
        <w:drawing>
          <wp:inline distT="0" distB="0" distL="0" distR="0" wp14:anchorId="03E1431A" wp14:editId="73D7ED98">
            <wp:extent cx="3059999" cy="2069324"/>
            <wp:effectExtent l="0" t="0" r="0" b="0"/>
            <wp:docPr id="6" name="Picture" descr="[fig:MaxHeatingRate]A graph of 9 identical, consecutive temperature ramps overlaid. The heating rate is 4000 C/min. The temperature follows the setpoint faithfully up to 350 °C"/>
            <wp:cNvGraphicFramePr/>
            <a:graphic xmlns:a="http://schemas.openxmlformats.org/drawingml/2006/main">
              <a:graphicData uri="http://schemas.openxmlformats.org/drawingml/2006/picture">
                <pic:pic xmlns:pic="http://schemas.openxmlformats.org/drawingml/2006/picture">
                  <pic:nvPicPr>
                    <pic:cNvPr id="0" name="Picture" descr="./Figures/high_rate_heating.pdf"/>
                    <pic:cNvPicPr>
                      <a:picLocks noChangeAspect="1" noChangeArrowheads="1"/>
                    </pic:cNvPicPr>
                  </pic:nvPicPr>
                  <pic:blipFill>
                    <a:blip r:embed="rId15"/>
                    <a:stretch>
                      <a:fillRect/>
                    </a:stretch>
                  </pic:blipFill>
                  <pic:spPr bwMode="auto">
                    <a:xfrm>
                      <a:off x="0" y="0"/>
                      <a:ext cx="3059999" cy="2069324"/>
                    </a:xfrm>
                    <a:prstGeom prst="rect">
                      <a:avLst/>
                    </a:prstGeom>
                    <a:noFill/>
                    <a:ln w="9525">
                      <a:noFill/>
                      <a:headEnd/>
                      <a:tailEnd/>
                    </a:ln>
                  </pic:spPr>
                </pic:pic>
              </a:graphicData>
            </a:graphic>
          </wp:inline>
        </w:drawing>
      </w:r>
    </w:p>
    <w:p w14:paraId="171CD2AE" w14:textId="77777777" w:rsidR="00E226FB" w:rsidRDefault="00602C40">
      <w:pPr>
        <w:pStyle w:val="ImageCaption"/>
      </w:pPr>
      <w:bookmarkStart w:id="146" w:name="fig:MaxHeatingRate"/>
      <w:r>
        <w:t>[fig:MaxHeatingRate]</w:t>
      </w:r>
      <w:bookmarkEnd w:id="146"/>
      <w:r>
        <w:t>A graph of 9 identical, consecutive temperature ramps overlaid. The heating rate is 4000 C/min. The temperature follows the setpoint faithfully up to 350 °C</w:t>
      </w:r>
    </w:p>
    <w:p w14:paraId="47CB26A4" w14:textId="77777777" w:rsidR="00E226FB" w:rsidRDefault="00602C40">
      <w:pPr>
        <w:pStyle w:val="Heading2"/>
      </w:pPr>
      <w:bookmarkStart w:id="147" w:name="cooling-rate"/>
      <w:r>
        <w:t>Cooling rate</w:t>
      </w:r>
      <w:bookmarkEnd w:id="147"/>
    </w:p>
    <w:p w14:paraId="57963BB7" w14:textId="77777777" w:rsidR="00E226FB" w:rsidRDefault="00602C40">
      <w:pPr>
        <w:pStyle w:val="FirstParagraph"/>
      </w:pPr>
      <w:r>
        <w:t>Using evaporating carbon dioxide as a powerful coolant, it was possible to cool down the column at a rate of 5100 C</w:t>
      </w:r>
      <m:oMath>
        <m:sSup>
          <m:sSupPr>
            <m:ctrlPr>
              <w:rPr>
                <w:rFonts w:ascii="Cambria Math" w:hAnsi="Cambria Math"/>
              </w:rPr>
            </m:ctrlPr>
          </m:sSupPr>
          <m:e>
            <m:r>
              <w:rPr>
                <w:rFonts w:ascii="Cambria Math" w:hAnsi="Cambria Math"/>
              </w:rPr>
              <m:t>​</m:t>
            </m:r>
          </m:e>
          <m:sup>
            <m:r>
              <w:rPr>
                <w:rFonts w:ascii="Cambria Math" w:hAnsi="Cambria Math"/>
              </w:rPr>
              <m:t>∘</m:t>
            </m:r>
          </m:sup>
        </m:sSup>
      </m:oMath>
      <w:r>
        <w:t>/min. The cooling rate depends on the setting of the metering valve, with the lowest coaxial heater temperatures and smallest gradients achieved at an intermediate flow of about 30 g/min.</w:t>
      </w:r>
    </w:p>
    <w:p w14:paraId="397DC907" w14:textId="77777777" w:rsidR="00E226FB" w:rsidRDefault="00602C40">
      <w:pPr>
        <w:pStyle w:val="Heading2"/>
      </w:pPr>
      <w:bookmarkStart w:id="148" w:name="repeatability"/>
      <w:r>
        <w:t>Repeatability</w:t>
      </w:r>
      <w:bookmarkEnd w:id="148"/>
    </w:p>
    <w:p w14:paraId="2995DA73" w14:textId="77777777" w:rsidR="00E226FB" w:rsidRDefault="00602C40">
      <w:pPr>
        <w:pStyle w:val="FirstParagraph"/>
      </w:pPr>
      <w:r>
        <w:t xml:space="preserve">Comprehensively coupled chromatography depends heavily on repeatable </w:t>
      </w:r>
      <w:r>
        <w:rPr>
          <w:vertAlign w:val="superscript"/>
        </w:rPr>
        <w:t>2</w:t>
      </w:r>
      <w:r>
        <w:t xml:space="preserve">D separations. To test for chromatographic repeatability, we added small amounts of hydrocarbons to the </w:t>
      </w:r>
      <w:r>
        <w:rPr>
          <w:vertAlign w:val="superscript"/>
        </w:rPr>
        <w:t>1</w:t>
      </w:r>
      <w:r>
        <w:t xml:space="preserve">D mobile phase. They are unretained on the silica stationary phase. Because they are not retained, they are present in every fraction of the SFC eluate in equal amounts, and therefore they should yield identical </w:t>
      </w:r>
      <w:r>
        <w:rPr>
          <w:vertAlign w:val="superscript"/>
        </w:rPr>
        <w:t>2</w:t>
      </w:r>
      <w:r>
        <w:t>D chromatograms.</w:t>
      </w:r>
    </w:p>
    <w:p w14:paraId="74EA3D80" w14:textId="77777777" w:rsidR="00E226FB" w:rsidRDefault="00602C40">
      <w:pPr>
        <w:pStyle w:val="BodyText"/>
      </w:pPr>
      <w:r>
        <w:t xml:space="preserve">Results obtained from creating a 2D blank chromatogram with two alkanes in the mobile phase is summarized in Table </w:t>
      </w:r>
      <w:hyperlink w:anchor="tab:table1">
        <w:r>
          <w:rPr>
            <w:rStyle w:val="Hyperlink"/>
          </w:rPr>
          <w:t>[tab:table1]</w:t>
        </w:r>
      </w:hyperlink>
      <w:r>
        <w:t>. Peak widths were about 500 ms. The relative standard deviations (RSD) of retention times were similar to those obtained in GC</w:t>
      </w:r>
      <m:oMath>
        <m:r>
          <w:rPr>
            <w:rFonts w:ascii="Cambria Math" w:hAnsi="Cambria Math"/>
          </w:rPr>
          <m:t>×</m:t>
        </m:r>
      </m:oMath>
      <w:r>
        <w:t>GC.</w:t>
      </w:r>
    </w:p>
    <w:p w14:paraId="59463B87" w14:textId="77777777" w:rsidR="00E226FB" w:rsidRDefault="00602C40">
      <w:pPr>
        <w:pStyle w:val="TableCaption"/>
      </w:pPr>
      <w:bookmarkStart w:id="149" w:name="tab:table1"/>
      <w:r>
        <w:t>[tab:table1]</w:t>
      </w:r>
      <w:bookmarkEnd w:id="149"/>
      <w:r>
        <w:t>A summary of retention time repeatability of alkanes separated on the fast temperature programmed chromatograph.</w:t>
      </w:r>
    </w:p>
    <w:tbl>
      <w:tblPr>
        <w:tblStyle w:val="Table"/>
        <w:tblW w:w="0" w:type="pct"/>
        <w:tblLook w:val="07E0" w:firstRow="1" w:lastRow="1" w:firstColumn="1" w:lastColumn="1" w:noHBand="1" w:noVBand="1"/>
        <w:tblCaption w:val="[tab:table1]A summary of retention time repeatability of alkanes separated on the fast temperature programmed chromatograph."/>
      </w:tblPr>
      <w:tblGrid>
        <w:gridCol w:w="1456"/>
        <w:gridCol w:w="482"/>
        <w:gridCol w:w="797"/>
        <w:gridCol w:w="1385"/>
        <w:gridCol w:w="1694"/>
      </w:tblGrid>
      <w:tr w:rsidR="00E226FB" w14:paraId="13FC8210" w14:textId="77777777">
        <w:tc>
          <w:tcPr>
            <w:tcW w:w="0" w:type="auto"/>
            <w:tcBorders>
              <w:bottom w:val="single" w:sz="0" w:space="0" w:color="auto"/>
            </w:tcBorders>
            <w:vAlign w:val="bottom"/>
          </w:tcPr>
          <w:p w14:paraId="766696C3" w14:textId="77777777" w:rsidR="00E226FB" w:rsidRDefault="00602C40">
            <w:pPr>
              <w:pStyle w:val="Compact"/>
            </w:pPr>
            <w:r>
              <w:t>Compound</w:t>
            </w:r>
          </w:p>
        </w:tc>
        <w:tc>
          <w:tcPr>
            <w:tcW w:w="0" w:type="auto"/>
            <w:tcBorders>
              <w:bottom w:val="single" w:sz="0" w:space="0" w:color="auto"/>
            </w:tcBorders>
            <w:vAlign w:val="bottom"/>
          </w:tcPr>
          <w:p w14:paraId="58B2A62F" w14:textId="77777777" w:rsidR="00E226FB" w:rsidRDefault="00602C40">
            <w:pPr>
              <w:pStyle w:val="Compact"/>
            </w:pPr>
            <w:r>
              <w:t>n</w:t>
            </w:r>
          </w:p>
        </w:tc>
        <w:tc>
          <w:tcPr>
            <w:tcW w:w="0" w:type="auto"/>
            <w:tcBorders>
              <w:bottom w:val="single" w:sz="0" w:space="0" w:color="auto"/>
            </w:tcBorders>
            <w:vAlign w:val="bottom"/>
          </w:tcPr>
          <w:p w14:paraId="589E2FEA" w14:textId="77777777" w:rsidR="00E226FB" w:rsidRDefault="00602C40">
            <w:pPr>
              <w:pStyle w:val="Compact"/>
            </w:pPr>
            <w:r>
              <w:t>t</w:t>
            </w:r>
            <w:r>
              <w:rPr>
                <w:vertAlign w:val="subscript"/>
              </w:rPr>
              <w:t>r</w:t>
            </w:r>
            <w:r>
              <w:t xml:space="preserve"> (s)</w:t>
            </w:r>
          </w:p>
        </w:tc>
        <w:tc>
          <w:tcPr>
            <w:tcW w:w="0" w:type="auto"/>
            <w:tcBorders>
              <w:bottom w:val="single" w:sz="0" w:space="0" w:color="auto"/>
            </w:tcBorders>
            <w:vAlign w:val="bottom"/>
          </w:tcPr>
          <w:p w14:paraId="47A111DA" w14:textId="77777777" w:rsidR="00E226FB" w:rsidRDefault="00602C40">
            <w:pPr>
              <w:pStyle w:val="Compact"/>
            </w:pPr>
            <w:r>
              <w:t>S.D. of t</w:t>
            </w:r>
            <w:r>
              <w:rPr>
                <w:vertAlign w:val="subscript"/>
              </w:rPr>
              <w:t>r</w:t>
            </w:r>
            <w:r>
              <w:t xml:space="preserve"> (s)</w:t>
            </w:r>
          </w:p>
        </w:tc>
        <w:tc>
          <w:tcPr>
            <w:tcW w:w="0" w:type="auto"/>
            <w:tcBorders>
              <w:bottom w:val="single" w:sz="0" w:space="0" w:color="auto"/>
            </w:tcBorders>
            <w:vAlign w:val="bottom"/>
          </w:tcPr>
          <w:p w14:paraId="0936BCFA" w14:textId="77777777" w:rsidR="00E226FB" w:rsidRDefault="00602C40">
            <w:pPr>
              <w:pStyle w:val="Compact"/>
            </w:pPr>
            <w:r>
              <w:t>R.S.D. of t</w:t>
            </w:r>
            <w:r>
              <w:rPr>
                <w:vertAlign w:val="subscript"/>
              </w:rPr>
              <w:t>r</w:t>
            </w:r>
            <w:r>
              <w:t xml:space="preserve"> (%)</w:t>
            </w:r>
          </w:p>
        </w:tc>
      </w:tr>
      <w:tr w:rsidR="00E226FB" w14:paraId="40CE2DEB" w14:textId="77777777">
        <w:tc>
          <w:tcPr>
            <w:tcW w:w="0" w:type="auto"/>
          </w:tcPr>
          <w:p w14:paraId="59165EFA" w14:textId="77777777" w:rsidR="00E226FB" w:rsidRDefault="00602C40">
            <w:pPr>
              <w:pStyle w:val="Compact"/>
            </w:pPr>
            <w:r>
              <w:t>Dodecane</w:t>
            </w:r>
          </w:p>
        </w:tc>
        <w:tc>
          <w:tcPr>
            <w:tcW w:w="0" w:type="auto"/>
          </w:tcPr>
          <w:p w14:paraId="4A467B61" w14:textId="77777777" w:rsidR="00E226FB" w:rsidRDefault="00602C40">
            <w:pPr>
              <w:pStyle w:val="Compact"/>
            </w:pPr>
            <w:r>
              <w:t>73</w:t>
            </w:r>
          </w:p>
        </w:tc>
        <w:tc>
          <w:tcPr>
            <w:tcW w:w="0" w:type="auto"/>
          </w:tcPr>
          <w:p w14:paraId="0CF81AEC" w14:textId="77777777" w:rsidR="00E226FB" w:rsidRDefault="00602C40">
            <w:pPr>
              <w:pStyle w:val="Compact"/>
            </w:pPr>
            <w:r>
              <w:t>5.069</w:t>
            </w:r>
          </w:p>
        </w:tc>
        <w:tc>
          <w:tcPr>
            <w:tcW w:w="0" w:type="auto"/>
          </w:tcPr>
          <w:p w14:paraId="252D8BAE" w14:textId="77777777" w:rsidR="00E226FB" w:rsidRDefault="00602C40">
            <w:pPr>
              <w:pStyle w:val="Compact"/>
            </w:pPr>
            <w:r>
              <w:t>0.0231</w:t>
            </w:r>
          </w:p>
        </w:tc>
        <w:tc>
          <w:tcPr>
            <w:tcW w:w="0" w:type="auto"/>
          </w:tcPr>
          <w:p w14:paraId="5F5451AC" w14:textId="77777777" w:rsidR="00E226FB" w:rsidRDefault="00602C40">
            <w:pPr>
              <w:pStyle w:val="Compact"/>
            </w:pPr>
            <w:r>
              <w:t>0.456</w:t>
            </w:r>
          </w:p>
        </w:tc>
      </w:tr>
      <w:tr w:rsidR="00E226FB" w14:paraId="1F27488B" w14:textId="77777777">
        <w:tc>
          <w:tcPr>
            <w:tcW w:w="0" w:type="auto"/>
          </w:tcPr>
          <w:p w14:paraId="40C46291" w14:textId="77777777" w:rsidR="00E226FB" w:rsidRDefault="00602C40">
            <w:pPr>
              <w:pStyle w:val="Compact"/>
            </w:pPr>
            <w:r>
              <w:t>Hexadecane</w:t>
            </w:r>
          </w:p>
        </w:tc>
        <w:tc>
          <w:tcPr>
            <w:tcW w:w="0" w:type="auto"/>
          </w:tcPr>
          <w:p w14:paraId="4906387B" w14:textId="77777777" w:rsidR="00E226FB" w:rsidRDefault="00602C40">
            <w:pPr>
              <w:pStyle w:val="Compact"/>
            </w:pPr>
            <w:r>
              <w:t>73</w:t>
            </w:r>
          </w:p>
        </w:tc>
        <w:tc>
          <w:tcPr>
            <w:tcW w:w="0" w:type="auto"/>
          </w:tcPr>
          <w:p w14:paraId="0EB19E6E" w14:textId="77777777" w:rsidR="00E226FB" w:rsidRDefault="00602C40">
            <w:pPr>
              <w:pStyle w:val="Compact"/>
            </w:pPr>
            <w:r>
              <w:t>6.584</w:t>
            </w:r>
          </w:p>
        </w:tc>
        <w:tc>
          <w:tcPr>
            <w:tcW w:w="0" w:type="auto"/>
          </w:tcPr>
          <w:p w14:paraId="4F1789F9" w14:textId="77777777" w:rsidR="00E226FB" w:rsidRDefault="00602C40">
            <w:pPr>
              <w:pStyle w:val="Compact"/>
            </w:pPr>
            <w:r>
              <w:t>0.0516</w:t>
            </w:r>
          </w:p>
        </w:tc>
        <w:tc>
          <w:tcPr>
            <w:tcW w:w="0" w:type="auto"/>
          </w:tcPr>
          <w:p w14:paraId="5514EF25" w14:textId="77777777" w:rsidR="00E226FB" w:rsidRDefault="00602C40">
            <w:pPr>
              <w:pStyle w:val="Compact"/>
            </w:pPr>
            <w:r>
              <w:t>0.784</w:t>
            </w:r>
          </w:p>
        </w:tc>
      </w:tr>
    </w:tbl>
    <w:p w14:paraId="4116B7C4" w14:textId="77777777" w:rsidR="00E226FB" w:rsidRDefault="00602C40">
      <w:pPr>
        <w:pStyle w:val="Heading2"/>
      </w:pPr>
      <w:bookmarkStart w:id="150" w:name="chromatography"/>
      <w:r>
        <w:t>Chromatography</w:t>
      </w:r>
      <w:bookmarkEnd w:id="150"/>
    </w:p>
    <w:p w14:paraId="1F94A7AE" w14:textId="77777777" w:rsidR="00E226FB" w:rsidRDefault="00602C40">
      <w:pPr>
        <w:pStyle w:val="FirstParagraph"/>
      </w:pPr>
      <w:r>
        <w:t>Comprehensively coupled chromatography is made possible by having different retention mechanisms in the columns of the two dimensions.</w:t>
      </w:r>
    </w:p>
    <w:p w14:paraId="24F19102" w14:textId="77777777" w:rsidR="00E226FB" w:rsidRDefault="00602C40">
      <w:pPr>
        <w:pStyle w:val="BodyText"/>
      </w:pPr>
      <w:r>
        <w:lastRenderedPageBreak/>
        <w:t>When fatty acid methyl esters (FAMEs) are chromatographically separated on bare silica with pure carbon dioxide as a mobile phase, they are separated according to the number of double bonds, independent of chain length. On a GC column, FAMEs are separated according to volatility or, equivalently, chain length.</w:t>
      </w:r>
    </w:p>
    <w:p w14:paraId="6254C88D" w14:textId="77777777" w:rsidR="00E226FB" w:rsidRDefault="00602C40">
      <w:pPr>
        <w:pStyle w:val="BodyText"/>
      </w:pPr>
      <w:r>
        <w:t>Therefore, when SFC and GC are comprehensively coupled, we can expect FAMEs to have a highly orthogonal separation.</w:t>
      </w:r>
    </w:p>
    <w:p w14:paraId="699EA65B" w14:textId="77777777" w:rsidR="00E226FB" w:rsidRDefault="00602C40">
      <w:pPr>
        <w:pStyle w:val="BodyText"/>
      </w:pPr>
      <w:r>
        <w:t>We prepared FAMEs by esterifying oil samples, following an official method. Of these samples, 0.2</w:t>
      </w:r>
      <w:ins w:id="151" w:author="Prof. ER Rohwer" w:date="2019-08-11T22:21:00Z">
        <w:r w:rsidR="00EE018A">
          <w:t xml:space="preserve"> </w:t>
        </w:r>
        <w:commentRangeStart w:id="152"/>
        <w:proofErr w:type="spellStart"/>
        <w:r w:rsidR="00EE018A">
          <w:t>microlitre</w:t>
        </w:r>
        <w:proofErr w:type="spellEnd"/>
        <w:r w:rsidR="00EE018A">
          <w:t>?</w:t>
        </w:r>
      </w:ins>
      <w:r>
        <w:t xml:space="preserve"> </w:t>
      </w:r>
      <w:commentRangeEnd w:id="152"/>
      <w:r w:rsidR="00F37278">
        <w:rPr>
          <w:rStyle w:val="CommentReference"/>
        </w:rPr>
        <w:commentReference w:id="152"/>
      </w:r>
      <w:r>
        <w:t>was injected into the pure carbon dioxide mobile phase at 200 atm and room temperature and eluted through bare silica.</w:t>
      </w:r>
    </w:p>
    <w:p w14:paraId="0660E8CC" w14:textId="77777777" w:rsidR="00E226FB" w:rsidRDefault="00602C40">
      <w:pPr>
        <w:pStyle w:val="BodyText"/>
      </w:pPr>
      <w:r>
        <w:t xml:space="preserve">We collected 10-second fractions of SFC eluate on the cold GC column. The fast temperature program ramped the GC column temperature from -20 °C </w:t>
      </w:r>
      <w:commentRangeStart w:id="153"/>
      <w:del w:id="154" w:author="Prof. ER Rohwer" w:date="2019-08-11T22:22:00Z">
        <w:r w:rsidDel="00EE018A">
          <w:delText>C</w:delText>
        </w:r>
      </w:del>
      <w:r>
        <w:t xml:space="preserve"> </w:t>
      </w:r>
      <w:commentRangeEnd w:id="153"/>
      <w:r w:rsidR="00471311">
        <w:rPr>
          <w:rStyle w:val="CommentReference"/>
        </w:rPr>
        <w:commentReference w:id="153"/>
      </w:r>
      <w:r>
        <w:t>to 350 °C in 10 s (2200 C /</w:t>
      </w:r>
      <w:proofErr w:type="gramStart"/>
      <w:r>
        <w:t>s )</w:t>
      </w:r>
      <w:proofErr w:type="gramEnd"/>
      <w:r>
        <w:t>, then maintaining 350 °C for 2 s. Then the cooling system would activate and cool the column to -20 °C or below, ready to trap the next SFC fraction.</w:t>
      </w:r>
    </w:p>
    <w:p w14:paraId="4ECF97A0" w14:textId="77777777" w:rsidR="00E226FB" w:rsidRDefault="00602C40">
      <w:pPr>
        <w:pStyle w:val="BodyText"/>
      </w:pPr>
      <w:r>
        <w:t xml:space="preserve">In this way a series of GC chromatograms of SFC fractions were recorded, which could be assembled into a 2D chromatogram. Figure </w:t>
      </w:r>
      <w:hyperlink w:anchor="fig:2DChromatogram">
        <w:r>
          <w:rPr>
            <w:rStyle w:val="Hyperlink"/>
          </w:rPr>
          <w:t>[fig:2DChromatogram]</w:t>
        </w:r>
      </w:hyperlink>
      <w:r>
        <w:t xml:space="preserve"> shows a 2D chromatogram of a sample of FAME prepared from canola oil. This 2D chromatogram consists of 132 fast GC chromatograms collected in approximately 90 minutes.</w:t>
      </w:r>
    </w:p>
    <w:p w14:paraId="0CF8B3D6" w14:textId="77777777" w:rsidR="00E226FB" w:rsidRDefault="00602C40">
      <w:pPr>
        <w:pStyle w:val="CaptionedFigure"/>
      </w:pPr>
      <w:r>
        <w:rPr>
          <w:noProof/>
          <w:lang w:val="en-ZA" w:eastAsia="en-ZA"/>
        </w:rPr>
        <w:drawing>
          <wp:inline distT="0" distB="0" distL="0" distR="0" wp14:anchorId="3DC2E66A" wp14:editId="790E56A2">
            <wp:extent cx="3059999" cy="2435418"/>
            <wp:effectExtent l="0" t="0" r="0" b="0"/>
            <wp:docPr id="7" name="Picture" descr="[fig:2DChromatogram]A 2D chromatogram of FAMEs derived from canola oil. It is clear that the oil consists mostly of unsaturated fatty acids."/>
            <wp:cNvGraphicFramePr/>
            <a:graphic xmlns:a="http://schemas.openxmlformats.org/drawingml/2006/main">
              <a:graphicData uri="http://schemas.openxmlformats.org/drawingml/2006/picture">
                <pic:pic xmlns:pic="http://schemas.openxmlformats.org/drawingml/2006/picture">
                  <pic:nvPicPr>
                    <pic:cNvPr id="0" name="Picture" descr="./Figures/Interpretation.png"/>
                    <pic:cNvPicPr>
                      <a:picLocks noChangeAspect="1" noChangeArrowheads="1"/>
                    </pic:cNvPicPr>
                  </pic:nvPicPr>
                  <pic:blipFill>
                    <a:blip r:embed="rId16"/>
                    <a:stretch>
                      <a:fillRect/>
                    </a:stretch>
                  </pic:blipFill>
                  <pic:spPr bwMode="auto">
                    <a:xfrm>
                      <a:off x="0" y="0"/>
                      <a:ext cx="3059999" cy="2435418"/>
                    </a:xfrm>
                    <a:prstGeom prst="rect">
                      <a:avLst/>
                    </a:prstGeom>
                    <a:noFill/>
                    <a:ln w="9525">
                      <a:noFill/>
                      <a:headEnd/>
                      <a:tailEnd/>
                    </a:ln>
                  </pic:spPr>
                </pic:pic>
              </a:graphicData>
            </a:graphic>
          </wp:inline>
        </w:drawing>
      </w:r>
    </w:p>
    <w:p w14:paraId="3C17E2FF" w14:textId="77777777" w:rsidR="00E226FB" w:rsidRDefault="00602C40">
      <w:pPr>
        <w:pStyle w:val="ImageCaption"/>
      </w:pPr>
      <w:bookmarkStart w:id="155" w:name="fig:2DChromatogram"/>
      <w:r>
        <w:t>[fig:2DChromatogram]</w:t>
      </w:r>
      <w:bookmarkEnd w:id="155"/>
      <w:r>
        <w:t>A 2D chromatogram of FAMEs derived from canola oil. It is clear that the oil consists mostly of unsaturated fatty acids.</w:t>
      </w:r>
    </w:p>
    <w:p w14:paraId="7B6C2AB2" w14:textId="77777777" w:rsidR="00E226FB" w:rsidRDefault="00602C40">
      <w:pPr>
        <w:pStyle w:val="Heading1"/>
      </w:pPr>
      <w:bookmarkStart w:id="156" w:name="conclusion"/>
      <w:r>
        <w:t>Conclusion</w:t>
      </w:r>
      <w:bookmarkEnd w:id="156"/>
    </w:p>
    <w:p w14:paraId="7FAEFB9A" w14:textId="77777777" w:rsidR="00E226FB" w:rsidRDefault="00602C40">
      <w:pPr>
        <w:pStyle w:val="FirstParagraph"/>
      </w:pPr>
      <w:r>
        <w:t>To our knowledge, the cycle time of this new temperature programmed GC is unmatched in the literature, and it allows for the improved performance of SFC</w:t>
      </w:r>
      <m:oMath>
        <m:r>
          <w:rPr>
            <w:rFonts w:ascii="Cambria Math" w:hAnsi="Cambria Math"/>
          </w:rPr>
          <m:t>×</m:t>
        </m:r>
      </m:oMath>
      <w:r>
        <w:t>GC instruments. The fast GC will be of interest to all GC analyses of highly dynamic chemical systems, including on-line monitoring and control of fast laboratory or industrial reactions.</w:t>
      </w:r>
    </w:p>
    <w:p w14:paraId="76F73668" w14:textId="77777777" w:rsidR="00E226FB" w:rsidRDefault="00602C40">
      <w:pPr>
        <w:pStyle w:val="BodyText"/>
      </w:pPr>
      <w:r>
        <w:lastRenderedPageBreak/>
        <w:t>The low thermal mass of the heater and column simplifies heating and cooling of a portable fast GC, reducing electrical and carbon dioxide coolant requirements. When sub-ambient temperatures and extreme cycle times are not essential, compressed air could also serve to cool the column.</w:t>
      </w:r>
    </w:p>
    <w:p w14:paraId="04EF308A" w14:textId="77777777" w:rsidR="00E226FB" w:rsidRDefault="00602C40">
      <w:pPr>
        <w:pStyle w:val="Heading1"/>
      </w:pPr>
      <w:bookmarkStart w:id="157" w:name="supplementary-material"/>
      <w:r>
        <w:t>Supplementary Material</w:t>
      </w:r>
      <w:bookmarkEnd w:id="157"/>
    </w:p>
    <w:p w14:paraId="6725E23E" w14:textId="77777777" w:rsidR="00E226FB" w:rsidRDefault="00602C40">
      <w:pPr>
        <w:pStyle w:val="FirstParagraph"/>
      </w:pPr>
      <w:r>
        <w:t>In the supplementary material we provide a thermographic video of the coaxial heater heating and cooling, which indicates the evenness of heating and the rapidity of cooling.</w:t>
      </w:r>
    </w:p>
    <w:p w14:paraId="336542A2" w14:textId="77777777" w:rsidR="00E226FB" w:rsidRDefault="00602C40">
      <w:pPr>
        <w:pStyle w:val="BodyText"/>
      </w:pPr>
      <w:r>
        <w:t>Prof. Walter Meyer of the Department of Physics at the University of Pretoria supplied the idea for the electronics that measure the resistance of the stainless steel heating tube. Nico van Vuuren machined the T-piece blocks and their mounting rails. Reinhardt Heymans from FLIR recorded the thermal images at no cost. David Masemula kept the laboratory supplied with consumables.</w:t>
      </w:r>
    </w:p>
    <w:sectPr w:rsidR="00E226F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Niel Malan" w:date="2019-08-13T10:05:00Z" w:initials="NM">
    <w:p w14:paraId="3221DA2B" w14:textId="46F4DF1E" w:rsidR="008649B4" w:rsidRDefault="008649B4">
      <w:pPr>
        <w:pStyle w:val="CommentText"/>
      </w:pPr>
      <w:r>
        <w:rPr>
          <w:rStyle w:val="CommentReference"/>
        </w:rPr>
        <w:annotationRef/>
      </w:r>
      <w:proofErr w:type="spellStart"/>
      <w:r>
        <w:t>Ek</w:t>
      </w:r>
      <w:proofErr w:type="spellEnd"/>
      <w:r>
        <w:t xml:space="preserve"> het die </w:t>
      </w:r>
      <w:proofErr w:type="spellStart"/>
      <w:r>
        <w:t>nomenklatuur</w:t>
      </w:r>
      <w:proofErr w:type="spellEnd"/>
      <w:r>
        <w:t xml:space="preserve"> </w:t>
      </w:r>
      <w:proofErr w:type="spellStart"/>
      <w:r>
        <w:t>gebruik</w:t>
      </w:r>
      <w:proofErr w:type="spellEnd"/>
      <w:r>
        <w:t xml:space="preserve"> wat </w:t>
      </w:r>
      <w:proofErr w:type="spellStart"/>
      <w:r>
        <w:t>ek</w:t>
      </w:r>
      <w:proofErr w:type="spellEnd"/>
      <w:r>
        <w:t xml:space="preserve"> op Riva </w:t>
      </w:r>
      <w:proofErr w:type="spellStart"/>
      <w:r>
        <w:t>geleer</w:t>
      </w:r>
      <w:proofErr w:type="spellEnd"/>
      <w:r>
        <w:t xml:space="preserve"> het.</w:t>
      </w:r>
    </w:p>
  </w:comment>
  <w:comment w:id="14" w:author="Niel Malan" w:date="2019-08-13T10:08:00Z" w:initials="NM">
    <w:p w14:paraId="3B2055AB" w14:textId="1025C132" w:rsidR="008649B4" w:rsidRDefault="008649B4">
      <w:pPr>
        <w:pStyle w:val="CommentText"/>
      </w:pPr>
      <w:r>
        <w:rPr>
          <w:rStyle w:val="CommentReference"/>
        </w:rPr>
        <w:annotationRef/>
      </w:r>
      <w:r>
        <w:t>Fixed</w:t>
      </w:r>
    </w:p>
  </w:comment>
  <w:comment w:id="16" w:author="Niel Malan" w:date="2019-08-13T12:54:00Z" w:initials="NM">
    <w:p w14:paraId="5311EB1B" w14:textId="245950D9" w:rsidR="00471311" w:rsidRDefault="00471311">
      <w:pPr>
        <w:pStyle w:val="CommentText"/>
      </w:pPr>
      <w:r>
        <w:rPr>
          <w:rStyle w:val="CommentReference"/>
        </w:rPr>
        <w:annotationRef/>
      </w:r>
      <w:r>
        <w:t>Fixed</w:t>
      </w:r>
    </w:p>
  </w:comment>
  <w:comment w:id="17" w:author="Niel Malan" w:date="2019-08-13T10:11:00Z" w:initials="NM">
    <w:p w14:paraId="51B33190" w14:textId="439A4416" w:rsidR="008649B4" w:rsidRDefault="008649B4">
      <w:pPr>
        <w:pStyle w:val="CommentText"/>
      </w:pPr>
      <w:r>
        <w:rPr>
          <w:rStyle w:val="CommentReference"/>
        </w:rPr>
        <w:annotationRef/>
      </w:r>
      <w:r>
        <w:t>Fixed</w:t>
      </w:r>
    </w:p>
  </w:comment>
  <w:comment w:id="23" w:author="Niel Malan" w:date="2019-08-13T10:11:00Z" w:initials="NM">
    <w:p w14:paraId="1032DF9B" w14:textId="6CF493D4" w:rsidR="008649B4" w:rsidRDefault="008649B4">
      <w:pPr>
        <w:pStyle w:val="CommentText"/>
      </w:pPr>
      <w:r>
        <w:rPr>
          <w:rStyle w:val="CommentReference"/>
        </w:rPr>
        <w:annotationRef/>
      </w:r>
      <w:r>
        <w:t>Fixed</w:t>
      </w:r>
    </w:p>
  </w:comment>
  <w:comment w:id="26" w:author="Niel Malan" w:date="2019-08-13T13:30:00Z" w:initials="NM">
    <w:p w14:paraId="52C35D94" w14:textId="0DA47D0F" w:rsidR="00CA24F6" w:rsidRDefault="00CA24F6">
      <w:pPr>
        <w:pStyle w:val="CommentText"/>
      </w:pPr>
      <w:r>
        <w:rPr>
          <w:rStyle w:val="CommentReference"/>
        </w:rPr>
        <w:annotationRef/>
      </w:r>
      <w:r>
        <w:t>Fixed</w:t>
      </w:r>
    </w:p>
  </w:comment>
  <w:comment w:id="28" w:author="Niel Malan" w:date="2019-08-13T10:12:00Z" w:initials="NM">
    <w:p w14:paraId="7DD81A28" w14:textId="6F4B9C09" w:rsidR="008649B4" w:rsidRDefault="008649B4">
      <w:pPr>
        <w:pStyle w:val="CommentText"/>
      </w:pPr>
      <w:r>
        <w:rPr>
          <w:rStyle w:val="CommentReference"/>
        </w:rPr>
        <w:annotationRef/>
      </w:r>
      <w:r>
        <w:t>Fixed</w:t>
      </w:r>
    </w:p>
  </w:comment>
  <w:comment w:id="30" w:author="Niel Malan" w:date="2019-08-13T10:13:00Z" w:initials="NM">
    <w:p w14:paraId="21914891" w14:textId="77777777" w:rsidR="008649B4" w:rsidRDefault="008649B4">
      <w:pPr>
        <w:pStyle w:val="CommentText"/>
      </w:pPr>
      <w:r>
        <w:rPr>
          <w:rStyle w:val="CommentReference"/>
        </w:rPr>
        <w:annotationRef/>
      </w:r>
      <w:r>
        <w:t>Fixed</w:t>
      </w:r>
    </w:p>
    <w:p w14:paraId="42ADFA75" w14:textId="41136EDF" w:rsidR="008649B4" w:rsidRDefault="008649B4">
      <w:pPr>
        <w:pStyle w:val="CommentText"/>
      </w:pPr>
    </w:p>
  </w:comment>
  <w:comment w:id="31" w:author="Niel Malan" w:date="2019-08-13T10:13:00Z" w:initials="NM">
    <w:p w14:paraId="2742FC67" w14:textId="6DCC70B7" w:rsidR="008649B4" w:rsidRDefault="008649B4">
      <w:pPr>
        <w:pStyle w:val="CommentText"/>
      </w:pPr>
      <w:r>
        <w:rPr>
          <w:rStyle w:val="CommentReference"/>
        </w:rPr>
        <w:annotationRef/>
      </w:r>
      <w:r>
        <w:t>Fixed</w:t>
      </w:r>
    </w:p>
    <w:p w14:paraId="5D999733" w14:textId="4881666B" w:rsidR="008649B4" w:rsidRDefault="008649B4">
      <w:pPr>
        <w:pStyle w:val="CommentText"/>
      </w:pPr>
    </w:p>
  </w:comment>
  <w:comment w:id="33" w:author="Niel Malan" w:date="2019-08-13T10:13:00Z" w:initials="NM">
    <w:p w14:paraId="570CFEC9" w14:textId="58FC87C8" w:rsidR="008649B4" w:rsidRDefault="008649B4">
      <w:pPr>
        <w:pStyle w:val="CommentText"/>
      </w:pPr>
      <w:r>
        <w:rPr>
          <w:rStyle w:val="CommentReference"/>
        </w:rPr>
        <w:annotationRef/>
      </w:r>
      <w:r>
        <w:t>fixed</w:t>
      </w:r>
    </w:p>
  </w:comment>
  <w:comment w:id="37" w:author="Niel Malan" w:date="2019-08-13T10:13:00Z" w:initials="NM">
    <w:p w14:paraId="6AF1E450" w14:textId="76A13FDF" w:rsidR="008649B4" w:rsidRDefault="008649B4">
      <w:pPr>
        <w:pStyle w:val="CommentText"/>
      </w:pPr>
      <w:r>
        <w:rPr>
          <w:rStyle w:val="CommentReference"/>
        </w:rPr>
        <w:annotationRef/>
      </w:r>
      <w:r>
        <w:t>fixed</w:t>
      </w:r>
    </w:p>
  </w:comment>
  <w:comment w:id="40" w:author="Niel Malan" w:date="2019-08-13T10:14:00Z" w:initials="NM">
    <w:p w14:paraId="231C3A49" w14:textId="3BFB7CBE" w:rsidR="008649B4" w:rsidRDefault="008649B4">
      <w:pPr>
        <w:pStyle w:val="CommentText"/>
      </w:pPr>
      <w:r>
        <w:rPr>
          <w:rStyle w:val="CommentReference"/>
        </w:rPr>
        <w:annotationRef/>
      </w:r>
      <w:r>
        <w:t>fixed</w:t>
      </w:r>
    </w:p>
  </w:comment>
  <w:comment w:id="42" w:author="Niel Malan" w:date="2019-08-13T10:14:00Z" w:initials="NM">
    <w:p w14:paraId="65FE7ADF" w14:textId="77777777" w:rsidR="008649B4" w:rsidRDefault="008649B4">
      <w:pPr>
        <w:pStyle w:val="CommentText"/>
      </w:pPr>
      <w:r>
        <w:rPr>
          <w:rStyle w:val="CommentReference"/>
        </w:rPr>
        <w:annotationRef/>
      </w:r>
      <w:r>
        <w:t>fixed</w:t>
      </w:r>
    </w:p>
    <w:p w14:paraId="39ED4F21" w14:textId="1B534EB0" w:rsidR="008649B4" w:rsidRDefault="008649B4">
      <w:pPr>
        <w:pStyle w:val="CommentText"/>
      </w:pPr>
    </w:p>
  </w:comment>
  <w:comment w:id="44" w:author="Niel Malan" w:date="2019-08-13T10:14:00Z" w:initials="NM">
    <w:p w14:paraId="6EBC9B0B" w14:textId="683CA7E2" w:rsidR="008649B4" w:rsidRDefault="008649B4">
      <w:pPr>
        <w:pStyle w:val="CommentText"/>
      </w:pPr>
      <w:r>
        <w:rPr>
          <w:rStyle w:val="CommentReference"/>
        </w:rPr>
        <w:annotationRef/>
      </w:r>
      <w:r>
        <w:t>fixed</w:t>
      </w:r>
    </w:p>
  </w:comment>
  <w:comment w:id="46" w:author="Niel Malan" w:date="2019-08-13T10:15:00Z" w:initials="NM">
    <w:p w14:paraId="7A016B1B" w14:textId="180529FD" w:rsidR="008649B4" w:rsidRDefault="008649B4">
      <w:pPr>
        <w:pStyle w:val="CommentText"/>
      </w:pPr>
      <w:r>
        <w:rPr>
          <w:rStyle w:val="CommentReference"/>
        </w:rPr>
        <w:annotationRef/>
      </w:r>
      <w:r>
        <w:t>Fixed</w:t>
      </w:r>
    </w:p>
  </w:comment>
  <w:comment w:id="47" w:author="Niel Malan" w:date="2019-08-13T10:16:00Z" w:initials="NM">
    <w:p w14:paraId="5427A65F" w14:textId="28F230BD" w:rsidR="008649B4" w:rsidRDefault="008649B4">
      <w:pPr>
        <w:pStyle w:val="CommentText"/>
      </w:pPr>
      <w:r>
        <w:rPr>
          <w:rStyle w:val="CommentReference"/>
        </w:rPr>
        <w:annotationRef/>
      </w:r>
      <w:r>
        <w:t>Fixed</w:t>
      </w:r>
    </w:p>
  </w:comment>
  <w:comment w:id="51" w:author="Niel Malan" w:date="2019-08-13T10:16:00Z" w:initials="NM">
    <w:p w14:paraId="28352A89" w14:textId="77777777" w:rsidR="008649B4" w:rsidRDefault="008649B4">
      <w:pPr>
        <w:pStyle w:val="CommentText"/>
      </w:pPr>
      <w:r>
        <w:rPr>
          <w:rStyle w:val="CommentReference"/>
        </w:rPr>
        <w:annotationRef/>
      </w:r>
      <w:r>
        <w:t>Fixed</w:t>
      </w:r>
    </w:p>
    <w:p w14:paraId="6E447F0D" w14:textId="5F325008" w:rsidR="008649B4" w:rsidRDefault="008649B4">
      <w:pPr>
        <w:pStyle w:val="CommentText"/>
      </w:pPr>
    </w:p>
  </w:comment>
  <w:comment w:id="58" w:author="Niel Malan" w:date="2019-08-13T12:58:00Z" w:initials="NM">
    <w:p w14:paraId="117F4EE8" w14:textId="62EC8787" w:rsidR="00471311" w:rsidRDefault="00471311">
      <w:pPr>
        <w:pStyle w:val="CommentText"/>
      </w:pPr>
      <w:r>
        <w:rPr>
          <w:rStyle w:val="CommentReference"/>
        </w:rPr>
        <w:annotationRef/>
      </w:r>
      <w:r>
        <w:t>Fixed</w:t>
      </w:r>
    </w:p>
  </w:comment>
  <w:comment w:id="63" w:author="Niel Malan" w:date="2019-08-13T10:18:00Z" w:initials="NM">
    <w:p w14:paraId="1AAD8544" w14:textId="1949E9EB" w:rsidR="008649B4" w:rsidRDefault="008649B4">
      <w:pPr>
        <w:pStyle w:val="CommentText"/>
      </w:pPr>
      <w:r>
        <w:rPr>
          <w:rStyle w:val="CommentReference"/>
        </w:rPr>
        <w:annotationRef/>
      </w:r>
      <w:r>
        <w:t>Fixed</w:t>
      </w:r>
    </w:p>
  </w:comment>
  <w:comment w:id="65" w:author="Niel Malan" w:date="2019-08-13T10:20:00Z" w:initials="NM">
    <w:p w14:paraId="439F9A0A" w14:textId="4D91540D" w:rsidR="008649B4" w:rsidRDefault="008649B4">
      <w:pPr>
        <w:pStyle w:val="CommentText"/>
      </w:pPr>
      <w:r>
        <w:rPr>
          <w:rStyle w:val="CommentReference"/>
        </w:rPr>
        <w:annotationRef/>
      </w:r>
      <w:r>
        <w:t>Fixed</w:t>
      </w:r>
    </w:p>
  </w:comment>
  <w:comment w:id="69" w:author="Niel Malan" w:date="2019-08-13T10:21:00Z" w:initials="NM">
    <w:p w14:paraId="5B5248C5" w14:textId="2C22AE4A" w:rsidR="008649B4" w:rsidRDefault="008649B4">
      <w:pPr>
        <w:pStyle w:val="CommentText"/>
      </w:pPr>
      <w:r>
        <w:rPr>
          <w:rStyle w:val="CommentReference"/>
        </w:rPr>
        <w:annotationRef/>
      </w:r>
      <w:r>
        <w:t>Fixed</w:t>
      </w:r>
    </w:p>
  </w:comment>
  <w:comment w:id="71" w:author="Niel Malan" w:date="2019-08-13T10:23:00Z" w:initials="NM">
    <w:p w14:paraId="49851C9B" w14:textId="1FEA40D4" w:rsidR="008649B4" w:rsidRDefault="008649B4">
      <w:pPr>
        <w:pStyle w:val="CommentText"/>
      </w:pPr>
      <w:r>
        <w:rPr>
          <w:rStyle w:val="CommentReference"/>
        </w:rPr>
        <w:annotationRef/>
      </w:r>
      <w:r>
        <w:t>Fixed</w:t>
      </w:r>
    </w:p>
  </w:comment>
  <w:comment w:id="78" w:author="Niel Malan" w:date="2019-08-13T10:24:00Z" w:initials="NM">
    <w:p w14:paraId="78C5D7E2" w14:textId="61ED9251" w:rsidR="008649B4" w:rsidRDefault="008649B4">
      <w:pPr>
        <w:pStyle w:val="CommentText"/>
      </w:pPr>
      <w:r>
        <w:rPr>
          <w:rStyle w:val="CommentReference"/>
        </w:rPr>
        <w:annotationRef/>
      </w:r>
      <w:r>
        <w:t>Fixed</w:t>
      </w:r>
    </w:p>
  </w:comment>
  <w:comment w:id="80" w:author="Niel Malan" w:date="2019-08-13T10:26:00Z" w:initials="NM">
    <w:p w14:paraId="72132409" w14:textId="763D9EA0" w:rsidR="008649B4" w:rsidRDefault="008649B4">
      <w:pPr>
        <w:pStyle w:val="CommentText"/>
      </w:pPr>
      <w:r>
        <w:rPr>
          <w:rStyle w:val="CommentReference"/>
        </w:rPr>
        <w:annotationRef/>
      </w:r>
      <w:r>
        <w:t>Fixed</w:t>
      </w:r>
    </w:p>
  </w:comment>
  <w:comment w:id="82" w:author="Niel Malan" w:date="2019-08-13T10:28:00Z" w:initials="NM">
    <w:p w14:paraId="34FB54DD" w14:textId="33B1BBF3" w:rsidR="008649B4" w:rsidRDefault="008649B4">
      <w:pPr>
        <w:pStyle w:val="CommentText"/>
      </w:pPr>
      <w:r>
        <w:rPr>
          <w:rStyle w:val="CommentReference"/>
        </w:rPr>
        <w:annotationRef/>
      </w:r>
      <w:proofErr w:type="spellStart"/>
      <w:r>
        <w:t>Miskien</w:t>
      </w:r>
      <w:proofErr w:type="spellEnd"/>
      <w:r>
        <w:t xml:space="preserve"> </w:t>
      </w:r>
      <w:proofErr w:type="spellStart"/>
      <w:r>
        <w:t>moet</w:t>
      </w:r>
      <w:proofErr w:type="spellEnd"/>
      <w:r>
        <w:t xml:space="preserve"> </w:t>
      </w:r>
      <w:proofErr w:type="spellStart"/>
      <w:r>
        <w:t>ons</w:t>
      </w:r>
      <w:proofErr w:type="spellEnd"/>
      <w:r>
        <w:t xml:space="preserve"> </w:t>
      </w:r>
      <w:proofErr w:type="spellStart"/>
      <w:r>
        <w:t>dit</w:t>
      </w:r>
      <w:proofErr w:type="spellEnd"/>
      <w:r>
        <w:t xml:space="preserve"> net </w:t>
      </w:r>
      <w:proofErr w:type="spellStart"/>
      <w:r>
        <w:t>los</w:t>
      </w:r>
      <w:proofErr w:type="spellEnd"/>
      <w:r>
        <w:t>.</w:t>
      </w:r>
    </w:p>
  </w:comment>
  <w:comment w:id="85" w:author="Niel Malan" w:date="2019-08-13T10:30:00Z" w:initials="NM">
    <w:p w14:paraId="44842ED8" w14:textId="5BDE9360" w:rsidR="008649B4" w:rsidRDefault="008649B4">
      <w:pPr>
        <w:pStyle w:val="CommentText"/>
      </w:pPr>
      <w:r>
        <w:rPr>
          <w:rStyle w:val="CommentReference"/>
        </w:rPr>
        <w:annotationRef/>
      </w:r>
      <w:r>
        <w:t>Fixed</w:t>
      </w:r>
    </w:p>
  </w:comment>
  <w:comment w:id="87" w:author="Niel Malan" w:date="2019-08-13T10:34:00Z" w:initials="NM">
    <w:p w14:paraId="04C8AA89" w14:textId="4AE3032C" w:rsidR="008649B4" w:rsidRDefault="008649B4">
      <w:pPr>
        <w:pStyle w:val="CommentText"/>
      </w:pPr>
      <w:r>
        <w:rPr>
          <w:rStyle w:val="CommentReference"/>
        </w:rPr>
        <w:annotationRef/>
      </w:r>
      <w:r>
        <w:t>fixed</w:t>
      </w:r>
    </w:p>
  </w:comment>
  <w:comment w:id="93" w:author="Niel Malan" w:date="2019-08-13T10:35:00Z" w:initials="NM">
    <w:p w14:paraId="01FD8C6D" w14:textId="414D6218" w:rsidR="008649B4" w:rsidRDefault="008649B4">
      <w:pPr>
        <w:pStyle w:val="CommentText"/>
      </w:pPr>
      <w:r>
        <w:rPr>
          <w:rStyle w:val="CommentReference"/>
        </w:rPr>
        <w:annotationRef/>
      </w:r>
      <w:r>
        <w:t>Fixed</w:t>
      </w:r>
    </w:p>
  </w:comment>
  <w:comment w:id="95" w:author="Niel Malan" w:date="2019-08-13T10:49:00Z" w:initials="NM">
    <w:p w14:paraId="4CE46CF4" w14:textId="3F0FA429" w:rsidR="005354DC" w:rsidRDefault="005354DC">
      <w:pPr>
        <w:pStyle w:val="CommentText"/>
      </w:pPr>
      <w:r>
        <w:rPr>
          <w:rStyle w:val="CommentReference"/>
        </w:rPr>
        <w:annotationRef/>
      </w:r>
      <w:r>
        <w:t>Fixed</w:t>
      </w:r>
    </w:p>
  </w:comment>
  <w:comment w:id="97" w:author="Niel Malan" w:date="2019-08-13T10:49:00Z" w:initials="NM">
    <w:p w14:paraId="561998E0" w14:textId="53DCA945" w:rsidR="005354DC" w:rsidRDefault="005354DC">
      <w:pPr>
        <w:pStyle w:val="CommentText"/>
      </w:pPr>
      <w:r>
        <w:rPr>
          <w:rStyle w:val="CommentReference"/>
        </w:rPr>
        <w:annotationRef/>
      </w:r>
      <w:r>
        <w:t>Fixed</w:t>
      </w:r>
    </w:p>
  </w:comment>
  <w:comment w:id="99" w:author="Niel Malan" w:date="2019-08-13T10:52:00Z" w:initials="NM">
    <w:p w14:paraId="53569E86" w14:textId="0790B9F2" w:rsidR="005354DC" w:rsidRDefault="005354DC">
      <w:pPr>
        <w:pStyle w:val="CommentText"/>
      </w:pPr>
      <w:r>
        <w:rPr>
          <w:rStyle w:val="CommentReference"/>
        </w:rPr>
        <w:annotationRef/>
      </w:r>
      <w:r>
        <w:t>fixed</w:t>
      </w:r>
    </w:p>
  </w:comment>
  <w:comment w:id="106" w:author="Niel Malan" w:date="2019-08-13T10:54:00Z" w:initials="NM">
    <w:p w14:paraId="14A17A1C" w14:textId="05E0B9F3" w:rsidR="00357C05" w:rsidRDefault="00357C05">
      <w:pPr>
        <w:pStyle w:val="CommentText"/>
      </w:pPr>
      <w:r>
        <w:rPr>
          <w:rStyle w:val="CommentReference"/>
        </w:rPr>
        <w:annotationRef/>
      </w:r>
      <w:r>
        <w:t>Fixed</w:t>
      </w:r>
    </w:p>
  </w:comment>
  <w:comment w:id="109" w:author="Niel Malan" w:date="2019-08-13T13:00:00Z" w:initials="NM">
    <w:p w14:paraId="26F45861" w14:textId="085F639C" w:rsidR="00471311" w:rsidRDefault="00471311">
      <w:pPr>
        <w:pStyle w:val="CommentText"/>
      </w:pPr>
      <w:r>
        <w:rPr>
          <w:rStyle w:val="CommentReference"/>
        </w:rPr>
        <w:annotationRef/>
      </w:r>
      <w:r>
        <w:t>Fixed</w:t>
      </w:r>
      <w:r>
        <w:tab/>
      </w:r>
    </w:p>
  </w:comment>
  <w:comment w:id="112" w:author="Niel Malan" w:date="2019-08-13T10:55:00Z" w:initials="NM">
    <w:p w14:paraId="194A4D96" w14:textId="24FF2270" w:rsidR="00357C05" w:rsidRDefault="00357C05">
      <w:pPr>
        <w:pStyle w:val="CommentText"/>
      </w:pPr>
      <w:r>
        <w:rPr>
          <w:rStyle w:val="CommentReference"/>
        </w:rPr>
        <w:annotationRef/>
      </w:r>
      <w:r>
        <w:t>Fixed</w:t>
      </w:r>
    </w:p>
  </w:comment>
  <w:comment w:id="117" w:author="Niel Malan" w:date="2019-08-13T10:56:00Z" w:initials="NM">
    <w:p w14:paraId="6AD8EA8B" w14:textId="5821EB19" w:rsidR="00357C05" w:rsidRDefault="00357C05">
      <w:pPr>
        <w:pStyle w:val="CommentText"/>
      </w:pPr>
      <w:r>
        <w:rPr>
          <w:rStyle w:val="CommentReference"/>
        </w:rPr>
        <w:annotationRef/>
      </w:r>
      <w:r>
        <w:t>Fixed</w:t>
      </w:r>
    </w:p>
  </w:comment>
  <w:comment w:id="119" w:author="Niel Malan" w:date="2019-08-13T10:56:00Z" w:initials="NM">
    <w:p w14:paraId="2844F5C0" w14:textId="27A39C08" w:rsidR="00357C05" w:rsidRDefault="00357C05">
      <w:pPr>
        <w:pStyle w:val="CommentText"/>
      </w:pPr>
      <w:r>
        <w:rPr>
          <w:rStyle w:val="CommentReference"/>
        </w:rPr>
        <w:annotationRef/>
      </w:r>
      <w:r>
        <w:t>Fixed</w:t>
      </w:r>
    </w:p>
  </w:comment>
  <w:comment w:id="124" w:author="Niel Malan" w:date="2019-08-13T10:56:00Z" w:initials="NM">
    <w:p w14:paraId="4AA5A9C2" w14:textId="6FD1ED31" w:rsidR="00357C05" w:rsidRDefault="00357C05">
      <w:pPr>
        <w:pStyle w:val="CommentText"/>
      </w:pPr>
      <w:r>
        <w:rPr>
          <w:rStyle w:val="CommentReference"/>
        </w:rPr>
        <w:annotationRef/>
      </w:r>
      <w:proofErr w:type="spellStart"/>
      <w:r>
        <w:t>Frixed</w:t>
      </w:r>
      <w:proofErr w:type="spellEnd"/>
    </w:p>
  </w:comment>
  <w:comment w:id="126" w:author="Niel Malan" w:date="2019-08-13T10:57:00Z" w:initials="NM">
    <w:p w14:paraId="638568C2" w14:textId="435A70DF" w:rsidR="00357C05" w:rsidRDefault="00357C05">
      <w:pPr>
        <w:pStyle w:val="CommentText"/>
      </w:pPr>
      <w:r>
        <w:rPr>
          <w:rStyle w:val="CommentReference"/>
        </w:rPr>
        <w:annotationRef/>
      </w:r>
      <w:r>
        <w:t>Fixed</w:t>
      </w:r>
    </w:p>
  </w:comment>
  <w:comment w:id="133" w:author="Niel Malan" w:date="2019-08-13T13:01:00Z" w:initials="NM">
    <w:p w14:paraId="4E7D09A6" w14:textId="6436FBDE" w:rsidR="00471311" w:rsidRDefault="00471311">
      <w:pPr>
        <w:pStyle w:val="CommentText"/>
      </w:pPr>
      <w:r>
        <w:rPr>
          <w:rStyle w:val="CommentReference"/>
        </w:rPr>
        <w:annotationRef/>
      </w:r>
      <w:r>
        <w:t>Fixed</w:t>
      </w:r>
    </w:p>
  </w:comment>
  <w:comment w:id="137" w:author="Niel Malan" w:date="2019-08-13T10:59:00Z" w:initials="NM">
    <w:p w14:paraId="7FA8E423" w14:textId="2063099A" w:rsidR="00357C05" w:rsidRDefault="00357C05">
      <w:pPr>
        <w:pStyle w:val="CommentText"/>
      </w:pPr>
      <w:r>
        <w:rPr>
          <w:rStyle w:val="CommentReference"/>
        </w:rPr>
        <w:annotationRef/>
      </w:r>
      <w:r>
        <w:t>Fixed</w:t>
      </w:r>
    </w:p>
  </w:comment>
  <w:comment w:id="142" w:author="Niel Malan" w:date="2019-08-13T11:01:00Z" w:initials="NM">
    <w:p w14:paraId="6A8EA093" w14:textId="77777777" w:rsidR="00357C05" w:rsidRDefault="00357C05">
      <w:pPr>
        <w:pStyle w:val="CommentText"/>
      </w:pPr>
      <w:r>
        <w:rPr>
          <w:rStyle w:val="CommentReference"/>
        </w:rPr>
        <w:annotationRef/>
      </w:r>
      <w:r>
        <w:t>Fixed</w:t>
      </w:r>
    </w:p>
    <w:p w14:paraId="04BD5728" w14:textId="30B6A96E" w:rsidR="00357C05" w:rsidRDefault="00357C05">
      <w:pPr>
        <w:pStyle w:val="CommentText"/>
      </w:pPr>
    </w:p>
  </w:comment>
  <w:comment w:id="145" w:author="Niel Malan" w:date="2019-08-13T11:01:00Z" w:initials="NM">
    <w:p w14:paraId="12741E1B" w14:textId="628F2A91" w:rsidR="00357C05" w:rsidRDefault="00357C05">
      <w:pPr>
        <w:pStyle w:val="CommentText"/>
      </w:pPr>
      <w:r>
        <w:rPr>
          <w:rStyle w:val="CommentReference"/>
        </w:rPr>
        <w:annotationRef/>
      </w:r>
      <w:r>
        <w:t>Fixed</w:t>
      </w:r>
    </w:p>
  </w:comment>
  <w:comment w:id="152" w:author="Niel Malan" w:date="2019-08-13T11:07:00Z" w:initials="NM">
    <w:p w14:paraId="46CC4624" w14:textId="2194AD76" w:rsidR="00F37278" w:rsidRDefault="00F37278">
      <w:pPr>
        <w:pStyle w:val="CommentText"/>
      </w:pPr>
      <w:r>
        <w:rPr>
          <w:rStyle w:val="CommentReference"/>
        </w:rPr>
        <w:annotationRef/>
      </w:r>
      <w:r>
        <w:t>Fixed</w:t>
      </w:r>
    </w:p>
  </w:comment>
  <w:comment w:id="153" w:author="Niel Malan" w:date="2019-08-13T12:52:00Z" w:initials="NM">
    <w:p w14:paraId="22AE1946" w14:textId="4F0377A6" w:rsidR="00471311" w:rsidRDefault="00471311">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21DA2B" w15:done="0"/>
  <w15:commentEx w15:paraId="3B2055AB" w15:done="0"/>
  <w15:commentEx w15:paraId="5311EB1B" w15:done="0"/>
  <w15:commentEx w15:paraId="51B33190" w15:done="0"/>
  <w15:commentEx w15:paraId="1032DF9B" w15:done="0"/>
  <w15:commentEx w15:paraId="52C35D94" w15:done="0"/>
  <w15:commentEx w15:paraId="7DD81A28" w15:done="0"/>
  <w15:commentEx w15:paraId="42ADFA75" w15:done="0"/>
  <w15:commentEx w15:paraId="5D999733" w15:done="0"/>
  <w15:commentEx w15:paraId="570CFEC9" w15:done="0"/>
  <w15:commentEx w15:paraId="6AF1E450" w15:done="0"/>
  <w15:commentEx w15:paraId="231C3A49" w15:done="0"/>
  <w15:commentEx w15:paraId="39ED4F21" w15:done="0"/>
  <w15:commentEx w15:paraId="6EBC9B0B" w15:done="0"/>
  <w15:commentEx w15:paraId="7A016B1B" w15:done="0"/>
  <w15:commentEx w15:paraId="5427A65F" w15:done="0"/>
  <w15:commentEx w15:paraId="6E447F0D" w15:done="0"/>
  <w15:commentEx w15:paraId="117F4EE8" w15:done="0"/>
  <w15:commentEx w15:paraId="1AAD8544" w15:done="0"/>
  <w15:commentEx w15:paraId="439F9A0A" w15:done="0"/>
  <w15:commentEx w15:paraId="5B5248C5" w15:done="0"/>
  <w15:commentEx w15:paraId="49851C9B" w15:done="0"/>
  <w15:commentEx w15:paraId="78C5D7E2" w15:done="0"/>
  <w15:commentEx w15:paraId="72132409" w15:done="0"/>
  <w15:commentEx w15:paraId="34FB54DD" w15:done="0"/>
  <w15:commentEx w15:paraId="44842ED8" w15:done="0"/>
  <w15:commentEx w15:paraId="04C8AA89" w15:done="0"/>
  <w15:commentEx w15:paraId="01FD8C6D" w15:done="0"/>
  <w15:commentEx w15:paraId="4CE46CF4" w15:done="0"/>
  <w15:commentEx w15:paraId="561998E0" w15:done="0"/>
  <w15:commentEx w15:paraId="53569E86" w15:done="0"/>
  <w15:commentEx w15:paraId="14A17A1C" w15:done="0"/>
  <w15:commentEx w15:paraId="26F45861" w15:done="0"/>
  <w15:commentEx w15:paraId="194A4D96" w15:done="0"/>
  <w15:commentEx w15:paraId="6AD8EA8B" w15:done="0"/>
  <w15:commentEx w15:paraId="2844F5C0" w15:done="0"/>
  <w15:commentEx w15:paraId="4AA5A9C2" w15:done="0"/>
  <w15:commentEx w15:paraId="638568C2" w15:done="0"/>
  <w15:commentEx w15:paraId="4E7D09A6" w15:done="0"/>
  <w15:commentEx w15:paraId="7FA8E423" w15:done="0"/>
  <w15:commentEx w15:paraId="04BD5728" w15:done="0"/>
  <w15:commentEx w15:paraId="12741E1B" w15:done="0"/>
  <w15:commentEx w15:paraId="46CC4624" w15:done="0"/>
  <w15:commentEx w15:paraId="22AE19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21DA2B" w16cid:durableId="20FD0A04"/>
  <w16cid:commentId w16cid:paraId="3B2055AB" w16cid:durableId="20FD0AAD"/>
  <w16cid:commentId w16cid:paraId="5311EB1B" w16cid:durableId="20FD31A1"/>
  <w16cid:commentId w16cid:paraId="51B33190" w16cid:durableId="20FD0B3B"/>
  <w16cid:commentId w16cid:paraId="1032DF9B" w16cid:durableId="20FD0B4D"/>
  <w16cid:commentId w16cid:paraId="52C35D94" w16cid:durableId="20FD3A11"/>
  <w16cid:commentId w16cid:paraId="7DD81A28" w16cid:durableId="20FD0B87"/>
  <w16cid:commentId w16cid:paraId="42ADFA75" w16cid:durableId="20FD0BB7"/>
  <w16cid:commentId w16cid:paraId="5D999733" w16cid:durableId="20FD0BC2"/>
  <w16cid:commentId w16cid:paraId="570CFEC9" w16cid:durableId="20FD0BCC"/>
  <w16cid:commentId w16cid:paraId="6AF1E450" w16cid:durableId="20FD0BE3"/>
  <w16cid:commentId w16cid:paraId="231C3A49" w16cid:durableId="20FD0BF2"/>
  <w16cid:commentId w16cid:paraId="39ED4F21" w16cid:durableId="20FD0C11"/>
  <w16cid:commentId w16cid:paraId="6EBC9B0B" w16cid:durableId="20FD0C1C"/>
  <w16cid:commentId w16cid:paraId="7A016B1B" w16cid:durableId="20FD0C38"/>
  <w16cid:commentId w16cid:paraId="5427A65F" w16cid:durableId="20FD0C77"/>
  <w16cid:commentId w16cid:paraId="6E447F0D" w16cid:durableId="20FD0C8D"/>
  <w16cid:commentId w16cid:paraId="117F4EE8" w16cid:durableId="20FD325B"/>
  <w16cid:commentId w16cid:paraId="1AAD8544" w16cid:durableId="20FD0CF4"/>
  <w16cid:commentId w16cid:paraId="439F9A0A" w16cid:durableId="20FD0D69"/>
  <w16cid:commentId w16cid:paraId="5B5248C5" w16cid:durableId="20FD0DC4"/>
  <w16cid:commentId w16cid:paraId="49851C9B" w16cid:durableId="20FD0E0A"/>
  <w16cid:commentId w16cid:paraId="78C5D7E2" w16cid:durableId="20FD0E59"/>
  <w16cid:commentId w16cid:paraId="72132409" w16cid:durableId="20FD0ED0"/>
  <w16cid:commentId w16cid:paraId="34FB54DD" w16cid:durableId="20FD0F66"/>
  <w16cid:commentId w16cid:paraId="44842ED8" w16cid:durableId="20FD0FD9"/>
  <w16cid:commentId w16cid:paraId="04C8AA89" w16cid:durableId="20FD10C8"/>
  <w16cid:commentId w16cid:paraId="01FD8C6D" w16cid:durableId="20FD10F7"/>
  <w16cid:commentId w16cid:paraId="4CE46CF4" w16cid:durableId="20FD1433"/>
  <w16cid:commentId w16cid:paraId="561998E0" w16cid:durableId="20FD1444"/>
  <w16cid:commentId w16cid:paraId="53569E86" w16cid:durableId="20FD14E5"/>
  <w16cid:commentId w16cid:paraId="14A17A1C" w16cid:durableId="20FD157B"/>
  <w16cid:commentId w16cid:paraId="26F45861" w16cid:durableId="20FD3300"/>
  <w16cid:commentId w16cid:paraId="194A4D96" w16cid:durableId="20FD1586"/>
  <w16cid:commentId w16cid:paraId="6AD8EA8B" w16cid:durableId="20FD15CC"/>
  <w16cid:commentId w16cid:paraId="2844F5C0" w16cid:durableId="20FD15D4"/>
  <w16cid:commentId w16cid:paraId="4AA5A9C2" w16cid:durableId="20FD15DB"/>
  <w16cid:commentId w16cid:paraId="638568C2" w16cid:durableId="20FD161F"/>
  <w16cid:commentId w16cid:paraId="4E7D09A6" w16cid:durableId="20FD3346"/>
  <w16cid:commentId w16cid:paraId="7FA8E423" w16cid:durableId="20FD16A9"/>
  <w16cid:commentId w16cid:paraId="04BD5728" w16cid:durableId="20FD1711"/>
  <w16cid:commentId w16cid:paraId="12741E1B" w16cid:durableId="20FD16F2"/>
  <w16cid:commentId w16cid:paraId="46CC4624" w16cid:durableId="20FD1862"/>
  <w16cid:commentId w16cid:paraId="22AE1946" w16cid:durableId="20FD31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960CB" w14:textId="77777777" w:rsidR="001F1B0A" w:rsidRDefault="001F1B0A">
      <w:pPr>
        <w:spacing w:after="0"/>
      </w:pPr>
      <w:r>
        <w:separator/>
      </w:r>
    </w:p>
  </w:endnote>
  <w:endnote w:type="continuationSeparator" w:id="0">
    <w:p w14:paraId="7BE4DF5C" w14:textId="77777777" w:rsidR="001F1B0A" w:rsidRDefault="001F1B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F253D" w14:textId="77777777" w:rsidR="001F1B0A" w:rsidRDefault="001F1B0A">
      <w:r>
        <w:separator/>
      </w:r>
    </w:p>
  </w:footnote>
  <w:footnote w:type="continuationSeparator" w:id="0">
    <w:p w14:paraId="459D0FCF" w14:textId="77777777" w:rsidR="001F1B0A" w:rsidRDefault="001F1B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2A9037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el Malan">
    <w15:presenceInfo w15:providerId="Windows Live" w15:userId="9260ba9aad3c7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2266B"/>
    <w:rsid w:val="001B116D"/>
    <w:rsid w:val="001F1B0A"/>
    <w:rsid w:val="002965DD"/>
    <w:rsid w:val="00357C05"/>
    <w:rsid w:val="00370266"/>
    <w:rsid w:val="00451AA0"/>
    <w:rsid w:val="00471311"/>
    <w:rsid w:val="004E29B3"/>
    <w:rsid w:val="00515587"/>
    <w:rsid w:val="005354DC"/>
    <w:rsid w:val="00585555"/>
    <w:rsid w:val="00590D07"/>
    <w:rsid w:val="00602C40"/>
    <w:rsid w:val="006A0DF4"/>
    <w:rsid w:val="006A6AF8"/>
    <w:rsid w:val="00721CD4"/>
    <w:rsid w:val="0074197E"/>
    <w:rsid w:val="00770602"/>
    <w:rsid w:val="00784D58"/>
    <w:rsid w:val="008213C0"/>
    <w:rsid w:val="008649B4"/>
    <w:rsid w:val="008D6863"/>
    <w:rsid w:val="00923B22"/>
    <w:rsid w:val="00934339"/>
    <w:rsid w:val="00B86B75"/>
    <w:rsid w:val="00B9011B"/>
    <w:rsid w:val="00BC48D5"/>
    <w:rsid w:val="00C36279"/>
    <w:rsid w:val="00C63B79"/>
    <w:rsid w:val="00CA24F6"/>
    <w:rsid w:val="00D47850"/>
    <w:rsid w:val="00DC5843"/>
    <w:rsid w:val="00E226FB"/>
    <w:rsid w:val="00E315A3"/>
    <w:rsid w:val="00E33C31"/>
    <w:rsid w:val="00E41F3A"/>
    <w:rsid w:val="00EE018A"/>
    <w:rsid w:val="00F37278"/>
    <w:rsid w:val="00FD56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0E5B"/>
  <w15:docId w15:val="{6FA0B89C-DAA8-44C4-902A-61632930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B9011B"/>
    <w:pPr>
      <w:spacing w:after="0"/>
    </w:pPr>
    <w:rPr>
      <w:rFonts w:ascii="Tahoma" w:hAnsi="Tahoma" w:cs="Tahoma"/>
      <w:sz w:val="16"/>
      <w:szCs w:val="16"/>
    </w:rPr>
  </w:style>
  <w:style w:type="character" w:customStyle="1" w:styleId="BalloonTextChar">
    <w:name w:val="Balloon Text Char"/>
    <w:basedOn w:val="DefaultParagraphFont"/>
    <w:link w:val="BalloonText"/>
    <w:rsid w:val="00B9011B"/>
    <w:rPr>
      <w:rFonts w:ascii="Tahoma" w:hAnsi="Tahoma" w:cs="Tahoma"/>
      <w:sz w:val="16"/>
      <w:szCs w:val="16"/>
    </w:rPr>
  </w:style>
  <w:style w:type="character" w:styleId="CommentReference">
    <w:name w:val="annotation reference"/>
    <w:basedOn w:val="DefaultParagraphFont"/>
    <w:semiHidden/>
    <w:unhideWhenUsed/>
    <w:rsid w:val="00E41F3A"/>
    <w:rPr>
      <w:sz w:val="16"/>
      <w:szCs w:val="16"/>
    </w:rPr>
  </w:style>
  <w:style w:type="paragraph" w:styleId="CommentText">
    <w:name w:val="annotation text"/>
    <w:basedOn w:val="Normal"/>
    <w:link w:val="CommentTextChar"/>
    <w:semiHidden/>
    <w:unhideWhenUsed/>
    <w:rsid w:val="00E41F3A"/>
    <w:rPr>
      <w:sz w:val="20"/>
      <w:szCs w:val="20"/>
    </w:rPr>
  </w:style>
  <w:style w:type="character" w:customStyle="1" w:styleId="CommentTextChar">
    <w:name w:val="Comment Text Char"/>
    <w:basedOn w:val="DefaultParagraphFont"/>
    <w:link w:val="CommentText"/>
    <w:semiHidden/>
    <w:rsid w:val="00E41F3A"/>
    <w:rPr>
      <w:sz w:val="20"/>
      <w:szCs w:val="20"/>
    </w:rPr>
  </w:style>
  <w:style w:type="paragraph" w:styleId="CommentSubject">
    <w:name w:val="annotation subject"/>
    <w:basedOn w:val="CommentText"/>
    <w:next w:val="CommentText"/>
    <w:link w:val="CommentSubjectChar"/>
    <w:semiHidden/>
    <w:unhideWhenUsed/>
    <w:rsid w:val="00E41F3A"/>
    <w:rPr>
      <w:b/>
      <w:bCs/>
    </w:rPr>
  </w:style>
  <w:style w:type="character" w:customStyle="1" w:styleId="CommentSubjectChar">
    <w:name w:val="Comment Subject Char"/>
    <w:basedOn w:val="CommentTextChar"/>
    <w:link w:val="CommentSubject"/>
    <w:semiHidden/>
    <w:rsid w:val="00E41F3A"/>
    <w:rPr>
      <w:b/>
      <w:bCs/>
      <w:sz w:val="20"/>
      <w:szCs w:val="20"/>
    </w:rPr>
  </w:style>
  <w:style w:type="paragraph" w:styleId="Header">
    <w:name w:val="header"/>
    <w:basedOn w:val="Normal"/>
    <w:link w:val="HeaderChar"/>
    <w:unhideWhenUsed/>
    <w:rsid w:val="00E41F3A"/>
    <w:pPr>
      <w:tabs>
        <w:tab w:val="center" w:pos="4513"/>
        <w:tab w:val="right" w:pos="9026"/>
      </w:tabs>
      <w:spacing w:after="0"/>
    </w:pPr>
  </w:style>
  <w:style w:type="character" w:customStyle="1" w:styleId="HeaderChar">
    <w:name w:val="Header Char"/>
    <w:basedOn w:val="DefaultParagraphFont"/>
    <w:link w:val="Header"/>
    <w:rsid w:val="00E41F3A"/>
  </w:style>
  <w:style w:type="paragraph" w:styleId="Footer">
    <w:name w:val="footer"/>
    <w:basedOn w:val="Normal"/>
    <w:link w:val="FooterChar"/>
    <w:unhideWhenUsed/>
    <w:rsid w:val="00E41F3A"/>
    <w:pPr>
      <w:tabs>
        <w:tab w:val="center" w:pos="4513"/>
        <w:tab w:val="right" w:pos="9026"/>
      </w:tabs>
      <w:spacing w:after="0"/>
    </w:pPr>
  </w:style>
  <w:style w:type="character" w:customStyle="1" w:styleId="FooterChar">
    <w:name w:val="Footer Char"/>
    <w:basedOn w:val="DefaultParagraphFont"/>
    <w:link w:val="Footer"/>
    <w:rsid w:val="00E41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d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df"/><Relationship Id="rId5" Type="http://schemas.openxmlformats.org/officeDocument/2006/relationships/footnotes" Target="footnotes.xml"/><Relationship Id="rId15" Type="http://schemas.openxmlformats.org/officeDocument/2006/relationships/image" Target="media/image6.pd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15</Pages>
  <Words>4997</Words>
  <Characters>28486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 high-repetition-rate, fast temperature programmed gas chromatograph and its application in comprehensive (supercritical fluid \times gas) chromatography</vt:lpstr>
    </vt:vector>
  </TitlesOfParts>
  <Company>University of Pretoria</Company>
  <LinksUpToDate>false</LinksUpToDate>
  <CharactersWithSpaces>33417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high-repetition-rate, fast temperature programmed gas chromatograph and its application in comprehensive (supercritical fluid \times gas) chromatography</dc:title>
  <dc:creator>D Malan;SJ van der Walt;ER Rohwer</dc:creator>
  <cp:lastModifiedBy>Niel Malan</cp:lastModifiedBy>
  <cp:revision>12</cp:revision>
  <cp:lastPrinted>2019-08-13T11:03:00Z</cp:lastPrinted>
  <dcterms:created xsi:type="dcterms:W3CDTF">2019-06-19T13:15:00Z</dcterms:created>
  <dcterms:modified xsi:type="dcterms:W3CDTF">2019-08-13T11:31:00Z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present a fast gas chromatographic system that can be used as a second dimension in comprehensive (supercritical fluid \times gas) chromatography (SFC\timesGC). The temperature of the short (1 metre long) capillary column is controlled by a resistively</vt:lpwstr>
  </property>
  <property fmtid="{D5CDD505-2E9C-101B-9397-08002B2CF9AE}" pid="3" name="bibliography">
    <vt:lpwstr/>
  </property>
  <property fmtid="{D5CDD505-2E9C-101B-9397-08002B2CF9AE}" pid="4" name="date">
    <vt:lpwstr/>
  </property>
</Properties>
</file>